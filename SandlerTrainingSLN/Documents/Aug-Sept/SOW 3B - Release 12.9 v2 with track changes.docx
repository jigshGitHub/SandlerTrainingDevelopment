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9C8" w:rsidRDefault="008869C8" w:rsidP="004E579B">
      <w:pPr>
        <w:pStyle w:val="TOCHeading"/>
        <w:spacing w:before="0"/>
        <w:rPr>
          <w:rFonts w:asciiTheme="minorHAnsi" w:eastAsiaTheme="minorHAnsi" w:hAnsiTheme="minorHAnsi" w:cstheme="minorBidi"/>
          <w:b w:val="0"/>
          <w:bCs w:val="0"/>
          <w:sz w:val="22"/>
          <w:szCs w:val="22"/>
        </w:rPr>
      </w:pPr>
    </w:p>
    <w:p w:rsidR="008869C8" w:rsidRDefault="008869C8" w:rsidP="008869C8"/>
    <w:p w:rsidR="008869C8" w:rsidRDefault="008869C8" w:rsidP="008869C8"/>
    <w:p w:rsidR="008869C8" w:rsidRDefault="00E9156E" w:rsidP="008869C8">
      <w:pPr>
        <w:jc w:val="center"/>
      </w:pPr>
      <w:r>
        <w:rPr>
          <w:noProof/>
        </w:rPr>
      </w:r>
      <w:r>
        <w:rPr>
          <w:noProof/>
        </w:rPr>
        <w:pict>
          <v:group id="Group 6" o:spid="_x0000_s1026" style="width:445.9pt;height:99.15pt;mso-position-horizontal-relative:char;mso-position-vertical-relative:line" coordorigin="11886,42319" coordsize="41399,13208"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7" o:spid="_x0000_s1027" type="#_x0000_t75" style="position:absolute;left:11886;top:42319;width:12031;height:102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">
              <v:imagedata r:id="rId8" o:title=""/>
              <o:lock v:ext="edit" aspectratio="f"/>
            </v:shape>
            <v:shapetype id="_x0000_t202" coordsize="21600,21600" o:spt="202" path="m,l,21600r21600,l21600,xe">
              <v:stroke joinstyle="miter"/>
              <v:path gradientshapeok="t" o:connecttype="rect"/>
            </v:shapetype>
            <v:shape id="TextBox 8" o:spid="_x0000_s1028" type="#_x0000_t202" style="position:absolute;left:24202;top:42379;width:29083;height:131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style="mso-fit-shape-to-text:t">
                <w:txbxContent>
                  <w:p w:rsidR="00D12E4F" w:rsidRDefault="00D12E4F" w:rsidP="007927DC">
                    <w:pPr>
                      <w:pStyle w:val="NormalWeb"/>
                      <w:spacing w:before="0" w:beforeAutospacing="0" w:after="0" w:afterAutospacing="0"/>
                    </w:pPr>
                    <w:proofErr w:type="gramStart"/>
                    <w:r>
                      <w:rPr>
                        <w:rFonts w:ascii="Andalus" w:hAnsi="Andalus" w:cs="Andalus"/>
                        <w:b/>
                        <w:bCs/>
                        <w:color w:val="365F91" w:themeColor="accent1" w:themeShade="BF"/>
                        <w:kern w:val="24"/>
                        <w:sz w:val="72"/>
                        <w:szCs w:val="72"/>
                      </w:rPr>
                      <w:t>Mined Systems Inc.</w:t>
                    </w:r>
                    <w:proofErr w:type="gramEnd"/>
                  </w:p>
                  <w:p w:rsidR="00D12E4F" w:rsidRDefault="00D12E4F" w:rsidP="006F6280">
                    <w:pPr>
                      <w:pStyle w:val="NormalWeb"/>
                      <w:tabs>
                        <w:tab w:val="left" w:pos="1710"/>
                      </w:tabs>
                      <w:spacing w:before="0" w:beforeAutospacing="0" w:after="0" w:afterAutospacing="0"/>
                    </w:pPr>
                    <w:r>
                      <w:rPr>
                        <w:rFonts w:ascii="Andalus" w:hAnsi="Andalus" w:cs="Andalus"/>
                        <w:b/>
                        <w:bCs/>
                        <w:color w:val="365F91" w:themeColor="accent1" w:themeShade="BF"/>
                        <w:kern w:val="24"/>
                        <w:sz w:val="40"/>
                        <w:szCs w:val="40"/>
                      </w:rPr>
                      <w:t xml:space="preserve">Metrics Intelligence </w:t>
                    </w:r>
                    <w:r>
                      <w:rPr>
                        <w:rFonts w:ascii="Andalus" w:hAnsi="Andalus" w:cs="Andalus"/>
                        <w:b/>
                        <w:bCs/>
                        <w:color w:val="365F91" w:themeColor="accent1" w:themeShade="BF"/>
                        <w:kern w:val="24"/>
                        <w:position w:val="12"/>
                        <w:sz w:val="40"/>
                        <w:szCs w:val="40"/>
                        <w:vertAlign w:val="superscript"/>
                      </w:rPr>
                      <w:t>©</w:t>
                    </w:r>
                  </w:p>
                </w:txbxContent>
              </v:textbox>
            </v:shape>
            <w10:wrap type="none"/>
            <w10:anchorlock/>
          </v:group>
        </w:pict>
      </w:r>
    </w:p>
    <w:p w:rsidR="0020398E" w:rsidRDefault="0020398E" w:rsidP="008869C8">
      <w:pPr>
        <w:jc w:val="center"/>
      </w:pPr>
    </w:p>
    <w:p w:rsidR="008869C8" w:rsidRDefault="008869C8" w:rsidP="008869C8">
      <w:pPr>
        <w:pStyle w:val="Heading1"/>
        <w:numPr>
          <w:ilvl w:val="0"/>
          <w:numId w:val="0"/>
        </w:numPr>
        <w:spacing w:before="0"/>
        <w:ind w:left="360" w:hanging="360"/>
        <w:rPr>
          <w:rFonts w:asciiTheme="minorHAnsi" w:eastAsiaTheme="minorHAnsi" w:hAnsiTheme="minorHAnsi" w:cstheme="minorBidi"/>
          <w:b w:val="0"/>
          <w:bCs w:val="0"/>
          <w:noProof/>
          <w:sz w:val="22"/>
          <w:szCs w:val="22"/>
        </w:rPr>
      </w:pPr>
      <w:r w:rsidRPr="008869C8">
        <w:rPr>
          <w:rFonts w:asciiTheme="minorHAnsi" w:eastAsiaTheme="minorHAnsi" w:hAnsiTheme="minorHAnsi" w:cstheme="minorBidi"/>
          <w:b w:val="0"/>
          <w:bCs w:val="0"/>
          <w:noProof/>
          <w:sz w:val="22"/>
          <w:szCs w:val="22"/>
        </w:rPr>
        <w:t xml:space="preserve"> </w:t>
      </w:r>
    </w:p>
    <w:p w:rsidR="008869C8" w:rsidRDefault="008869C8" w:rsidP="008869C8">
      <w:pPr>
        <w:pStyle w:val="Heading1"/>
        <w:numPr>
          <w:ilvl w:val="0"/>
          <w:numId w:val="0"/>
        </w:numPr>
        <w:spacing w:before="0" w:after="0"/>
        <w:ind w:left="360" w:hanging="360"/>
        <w:rPr>
          <w:rFonts w:ascii="Andalus" w:hAnsi="Andalus" w:cs="Andalus"/>
          <w:color w:val="4F81BD" w:themeColor="accent1"/>
          <w:sz w:val="48"/>
        </w:rPr>
      </w:pPr>
    </w:p>
    <w:p w:rsidR="00561B9F" w:rsidRPr="00561B9F" w:rsidRDefault="008869C8" w:rsidP="00561B9F">
      <w:pPr>
        <w:pStyle w:val="Title"/>
      </w:pPr>
      <w:r w:rsidRPr="002E6AA4">
        <w:rPr>
          <w:rStyle w:val="Strong"/>
          <w:rFonts w:asciiTheme="majorHAnsi" w:hAnsiTheme="majorHAnsi"/>
        </w:rPr>
        <w:t xml:space="preserve">SOW </w:t>
      </w:r>
      <w:r w:rsidR="00DF264C">
        <w:rPr>
          <w:rStyle w:val="Strong"/>
          <w:rFonts w:asciiTheme="majorHAnsi" w:hAnsiTheme="majorHAnsi"/>
        </w:rPr>
        <w:t>3</w:t>
      </w:r>
      <w:r w:rsidR="009B447B">
        <w:rPr>
          <w:rStyle w:val="Strong"/>
          <w:rFonts w:asciiTheme="majorHAnsi" w:hAnsiTheme="majorHAnsi"/>
        </w:rPr>
        <w:t>B</w:t>
      </w:r>
      <w:r w:rsidR="00EF337C">
        <w:rPr>
          <w:rStyle w:val="Strong"/>
          <w:rFonts w:asciiTheme="majorHAnsi" w:hAnsiTheme="majorHAnsi"/>
        </w:rPr>
        <w:t>, v</w:t>
      </w:r>
      <w:r w:rsidR="00024E83">
        <w:rPr>
          <w:rStyle w:val="Strong"/>
          <w:rFonts w:asciiTheme="majorHAnsi" w:hAnsiTheme="majorHAnsi"/>
        </w:rPr>
        <w:t>2</w:t>
      </w:r>
      <w:r w:rsidRPr="002E6AA4">
        <w:rPr>
          <w:rStyle w:val="Strong"/>
          <w:rFonts w:asciiTheme="majorHAnsi" w:hAnsiTheme="majorHAnsi"/>
        </w:rPr>
        <w:t xml:space="preserve"> Design Document</w:t>
      </w:r>
      <w:r w:rsidR="00561B9F">
        <w:rPr>
          <w:rStyle w:val="Strong"/>
          <w:rFonts w:asciiTheme="majorHAnsi" w:hAnsiTheme="majorHAnsi"/>
        </w:rPr>
        <w:t>, Release 12.</w:t>
      </w:r>
      <w:r w:rsidR="009B447B">
        <w:rPr>
          <w:rStyle w:val="Strong"/>
          <w:rFonts w:asciiTheme="majorHAnsi" w:hAnsiTheme="majorHAnsi"/>
        </w:rPr>
        <w:t>9</w:t>
      </w:r>
    </w:p>
    <w:p w:rsidR="008869C8" w:rsidRPr="002E6AA4" w:rsidRDefault="00467E3B" w:rsidP="002E6AA4">
      <w:pPr>
        <w:pStyle w:val="Title"/>
        <w:rPr>
          <w:rStyle w:val="Strong"/>
          <w:rFonts w:asciiTheme="majorHAnsi" w:hAnsiTheme="majorHAnsi"/>
        </w:rPr>
      </w:pPr>
      <w:r>
        <w:rPr>
          <w:rStyle w:val="Strong"/>
          <w:rFonts w:asciiTheme="majorHAnsi" w:hAnsiTheme="majorHAnsi"/>
        </w:rPr>
        <w:t xml:space="preserve">September </w:t>
      </w:r>
      <w:r w:rsidR="00081385">
        <w:rPr>
          <w:rStyle w:val="Strong"/>
          <w:rFonts w:asciiTheme="majorHAnsi" w:hAnsiTheme="majorHAnsi"/>
        </w:rPr>
        <w:t>2</w:t>
      </w:r>
      <w:r w:rsidR="00841410">
        <w:rPr>
          <w:rStyle w:val="Strong"/>
          <w:rFonts w:asciiTheme="majorHAnsi" w:hAnsiTheme="majorHAnsi"/>
        </w:rPr>
        <w:t>6</w:t>
      </w:r>
      <w:r w:rsidR="008869C8" w:rsidRPr="002E6AA4">
        <w:rPr>
          <w:rStyle w:val="Strong"/>
          <w:rFonts w:asciiTheme="majorHAnsi" w:hAnsiTheme="majorHAnsi"/>
        </w:rPr>
        <w:t>, 2012</w:t>
      </w:r>
    </w:p>
    <w:p w:rsidR="008869C8" w:rsidRPr="002E6AA4" w:rsidRDefault="008869C8" w:rsidP="002E6AA4">
      <w:pPr>
        <w:pStyle w:val="Title"/>
        <w:sectPr w:rsidR="008869C8" w:rsidRPr="002E6AA4" w:rsidSect="00096B05">
          <w:footerReference w:type="default" r:id="rId9"/>
          <w:pgSz w:w="12240" w:h="15840"/>
          <w:pgMar w:top="1170" w:right="1080" w:bottom="990" w:left="1170" w:header="450" w:footer="450" w:gutter="0"/>
          <w:cols w:space="720"/>
          <w:docGrid w:linePitch="360"/>
        </w:sectPr>
      </w:pPr>
    </w:p>
    <w:sdt>
      <w:sdtPr>
        <w:rPr>
          <w:rFonts w:asciiTheme="minorHAnsi" w:eastAsiaTheme="minorHAnsi" w:hAnsiTheme="minorHAnsi" w:cstheme="minorBidi"/>
          <w:b w:val="0"/>
          <w:bCs w:val="0"/>
          <w:sz w:val="22"/>
          <w:szCs w:val="22"/>
        </w:rPr>
        <w:id w:val="35935876"/>
        <w:docPartObj>
          <w:docPartGallery w:val="Table of Contents"/>
          <w:docPartUnique/>
        </w:docPartObj>
      </w:sdtPr>
      <w:sdtContent>
        <w:p w:rsidR="0069377B" w:rsidRDefault="0069377B" w:rsidP="004E579B">
          <w:pPr>
            <w:pStyle w:val="TOCHeading"/>
            <w:spacing w:before="0"/>
          </w:pPr>
          <w:r>
            <w:t>Table of Contents</w:t>
          </w:r>
        </w:p>
        <w:p w:rsidR="003B439A" w:rsidRDefault="00E9156E">
          <w:pPr>
            <w:pStyle w:val="TOC1"/>
            <w:tabs>
              <w:tab w:val="left" w:pos="440"/>
              <w:tab w:val="right" w:leader="dot" w:pos="9980"/>
            </w:tabs>
            <w:rPr>
              <w:rFonts w:eastAsiaTheme="minorEastAsia"/>
              <w:noProof/>
            </w:rPr>
          </w:pPr>
          <w:r>
            <w:fldChar w:fldCharType="begin"/>
          </w:r>
          <w:r w:rsidR="0069377B">
            <w:instrText xml:space="preserve"> TOC \o "1-3" \h \z \u </w:instrText>
          </w:r>
          <w:r>
            <w:fldChar w:fldCharType="separate"/>
          </w:r>
          <w:hyperlink w:anchor="_Toc336530138" w:history="1">
            <w:r w:rsidR="003B439A" w:rsidRPr="00A22F00">
              <w:rPr>
                <w:rStyle w:val="Hyperlink"/>
                <w:noProof/>
              </w:rPr>
              <w:t>1</w:t>
            </w:r>
            <w:r w:rsidR="003B439A">
              <w:rPr>
                <w:rFonts w:eastAsiaTheme="minorEastAsia"/>
                <w:noProof/>
              </w:rPr>
              <w:tab/>
            </w:r>
            <w:r w:rsidR="003B439A" w:rsidRPr="00A22F00">
              <w:rPr>
                <w:rStyle w:val="Hyperlink"/>
                <w:noProof/>
              </w:rPr>
              <w:t>Gap Analysis Functionality</w:t>
            </w:r>
            <w:r w:rsidR="003B439A">
              <w:rPr>
                <w:noProof/>
                <w:webHidden/>
              </w:rPr>
              <w:tab/>
            </w:r>
            <w:r>
              <w:rPr>
                <w:noProof/>
                <w:webHidden/>
              </w:rPr>
              <w:fldChar w:fldCharType="begin"/>
            </w:r>
            <w:r w:rsidR="003B439A">
              <w:rPr>
                <w:noProof/>
                <w:webHidden/>
              </w:rPr>
              <w:instrText xml:space="preserve"> PAGEREF _Toc336530138 \h </w:instrText>
            </w:r>
            <w:r>
              <w:rPr>
                <w:noProof/>
                <w:webHidden/>
              </w:rPr>
            </w:r>
            <w:r>
              <w:rPr>
                <w:noProof/>
                <w:webHidden/>
              </w:rPr>
              <w:fldChar w:fldCharType="separate"/>
            </w:r>
            <w:r w:rsidR="003B439A">
              <w:rPr>
                <w:noProof/>
                <w:webHidden/>
              </w:rPr>
              <w:t>3</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39" w:history="1">
            <w:r w:rsidR="003B439A" w:rsidRPr="00A22F00">
              <w:rPr>
                <w:rStyle w:val="Hyperlink"/>
                <w:noProof/>
              </w:rPr>
              <w:t>1.1</w:t>
            </w:r>
            <w:r w:rsidR="003B439A">
              <w:rPr>
                <w:rFonts w:eastAsiaTheme="minorEastAsia"/>
                <w:noProof/>
              </w:rPr>
              <w:tab/>
            </w:r>
            <w:r w:rsidR="003B439A" w:rsidRPr="00A22F00">
              <w:rPr>
                <w:rStyle w:val="Hyperlink"/>
                <w:noProof/>
              </w:rPr>
              <w:t>Gap Analysis Data “Selection”</w:t>
            </w:r>
            <w:r w:rsidR="003B439A">
              <w:rPr>
                <w:noProof/>
                <w:webHidden/>
              </w:rPr>
              <w:tab/>
            </w:r>
            <w:r>
              <w:rPr>
                <w:noProof/>
                <w:webHidden/>
              </w:rPr>
              <w:fldChar w:fldCharType="begin"/>
            </w:r>
            <w:r w:rsidR="003B439A">
              <w:rPr>
                <w:noProof/>
                <w:webHidden/>
              </w:rPr>
              <w:instrText xml:space="preserve"> PAGEREF _Toc336530139 \h </w:instrText>
            </w:r>
            <w:r>
              <w:rPr>
                <w:noProof/>
                <w:webHidden/>
              </w:rPr>
            </w:r>
            <w:r>
              <w:rPr>
                <w:noProof/>
                <w:webHidden/>
              </w:rPr>
              <w:fldChar w:fldCharType="separate"/>
            </w:r>
            <w:r w:rsidR="003B439A">
              <w:rPr>
                <w:noProof/>
                <w:webHidden/>
              </w:rPr>
              <w:t>3</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40" w:history="1">
            <w:r w:rsidR="003B439A" w:rsidRPr="00A22F00">
              <w:rPr>
                <w:rStyle w:val="Hyperlink"/>
                <w:noProof/>
              </w:rPr>
              <w:t>1.2</w:t>
            </w:r>
            <w:r w:rsidR="003B439A">
              <w:rPr>
                <w:rFonts w:eastAsiaTheme="minorEastAsia"/>
                <w:noProof/>
              </w:rPr>
              <w:tab/>
            </w:r>
            <w:r w:rsidR="003B439A" w:rsidRPr="00A22F00">
              <w:rPr>
                <w:rStyle w:val="Hyperlink"/>
                <w:noProof/>
              </w:rPr>
              <w:t>Gap Analysis “Data Elements”</w:t>
            </w:r>
            <w:r w:rsidR="003B439A">
              <w:rPr>
                <w:noProof/>
                <w:webHidden/>
              </w:rPr>
              <w:tab/>
            </w:r>
            <w:r>
              <w:rPr>
                <w:noProof/>
                <w:webHidden/>
              </w:rPr>
              <w:fldChar w:fldCharType="begin"/>
            </w:r>
            <w:r w:rsidR="003B439A">
              <w:rPr>
                <w:noProof/>
                <w:webHidden/>
              </w:rPr>
              <w:instrText xml:space="preserve"> PAGEREF _Toc336530140 \h </w:instrText>
            </w:r>
            <w:r>
              <w:rPr>
                <w:noProof/>
                <w:webHidden/>
              </w:rPr>
            </w:r>
            <w:r>
              <w:rPr>
                <w:noProof/>
                <w:webHidden/>
              </w:rPr>
              <w:fldChar w:fldCharType="separate"/>
            </w:r>
            <w:r w:rsidR="003B439A">
              <w:rPr>
                <w:noProof/>
                <w:webHidden/>
              </w:rPr>
              <w:t>4</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41" w:history="1">
            <w:r w:rsidR="003B439A" w:rsidRPr="00A22F00">
              <w:rPr>
                <w:rStyle w:val="Hyperlink"/>
                <w:noProof/>
              </w:rPr>
              <w:t>1.3</w:t>
            </w:r>
            <w:r w:rsidR="003B439A">
              <w:rPr>
                <w:rFonts w:eastAsiaTheme="minorEastAsia"/>
                <w:noProof/>
              </w:rPr>
              <w:tab/>
            </w:r>
            <w:r w:rsidR="003B439A" w:rsidRPr="00A22F00">
              <w:rPr>
                <w:rStyle w:val="Hyperlink"/>
                <w:noProof/>
              </w:rPr>
              <w:t>Gap Analysis Data “Report”</w:t>
            </w:r>
            <w:r w:rsidR="003B439A">
              <w:rPr>
                <w:noProof/>
                <w:webHidden/>
              </w:rPr>
              <w:tab/>
            </w:r>
            <w:r>
              <w:rPr>
                <w:noProof/>
                <w:webHidden/>
              </w:rPr>
              <w:fldChar w:fldCharType="begin"/>
            </w:r>
            <w:r w:rsidR="003B439A">
              <w:rPr>
                <w:noProof/>
                <w:webHidden/>
              </w:rPr>
              <w:instrText xml:space="preserve"> PAGEREF _Toc336530141 \h </w:instrText>
            </w:r>
            <w:r>
              <w:rPr>
                <w:noProof/>
                <w:webHidden/>
              </w:rPr>
            </w:r>
            <w:r>
              <w:rPr>
                <w:noProof/>
                <w:webHidden/>
              </w:rPr>
              <w:fldChar w:fldCharType="separate"/>
            </w:r>
            <w:r w:rsidR="003B439A">
              <w:rPr>
                <w:noProof/>
                <w:webHidden/>
              </w:rPr>
              <w:t>5</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42" w:history="1">
            <w:r w:rsidR="003B439A" w:rsidRPr="00A22F00">
              <w:rPr>
                <w:rStyle w:val="Hyperlink"/>
                <w:noProof/>
              </w:rPr>
              <w:t>1.3.1</w:t>
            </w:r>
            <w:r w:rsidR="003B439A">
              <w:rPr>
                <w:rFonts w:eastAsiaTheme="minorEastAsia"/>
                <w:noProof/>
              </w:rPr>
              <w:tab/>
            </w:r>
            <w:r w:rsidR="003B439A" w:rsidRPr="00A22F00">
              <w:rPr>
                <w:rStyle w:val="Hyperlink"/>
                <w:noProof/>
              </w:rPr>
              <w:t>As-Is Information</w:t>
            </w:r>
            <w:r w:rsidR="003B439A">
              <w:rPr>
                <w:noProof/>
                <w:webHidden/>
              </w:rPr>
              <w:tab/>
            </w:r>
            <w:r>
              <w:rPr>
                <w:noProof/>
                <w:webHidden/>
              </w:rPr>
              <w:fldChar w:fldCharType="begin"/>
            </w:r>
            <w:r w:rsidR="003B439A">
              <w:rPr>
                <w:noProof/>
                <w:webHidden/>
              </w:rPr>
              <w:instrText xml:space="preserve"> PAGEREF _Toc336530142 \h </w:instrText>
            </w:r>
            <w:r>
              <w:rPr>
                <w:noProof/>
                <w:webHidden/>
              </w:rPr>
            </w:r>
            <w:r>
              <w:rPr>
                <w:noProof/>
                <w:webHidden/>
              </w:rPr>
              <w:fldChar w:fldCharType="separate"/>
            </w:r>
            <w:r w:rsidR="003B439A">
              <w:rPr>
                <w:noProof/>
                <w:webHidden/>
              </w:rPr>
              <w:t>5</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43" w:history="1">
            <w:r w:rsidR="003B439A" w:rsidRPr="00A22F00">
              <w:rPr>
                <w:rStyle w:val="Hyperlink"/>
                <w:noProof/>
              </w:rPr>
              <w:t>1.3.2</w:t>
            </w:r>
            <w:r w:rsidR="003B439A">
              <w:rPr>
                <w:rFonts w:eastAsiaTheme="minorEastAsia"/>
                <w:noProof/>
              </w:rPr>
              <w:tab/>
            </w:r>
            <w:r w:rsidR="003B439A" w:rsidRPr="00A22F00">
              <w:rPr>
                <w:rStyle w:val="Hyperlink"/>
                <w:noProof/>
              </w:rPr>
              <w:t>Desired Annual Improvement %</w:t>
            </w:r>
            <w:r w:rsidR="003B439A">
              <w:rPr>
                <w:noProof/>
                <w:webHidden/>
              </w:rPr>
              <w:tab/>
            </w:r>
            <w:r>
              <w:rPr>
                <w:noProof/>
                <w:webHidden/>
              </w:rPr>
              <w:fldChar w:fldCharType="begin"/>
            </w:r>
            <w:r w:rsidR="003B439A">
              <w:rPr>
                <w:noProof/>
                <w:webHidden/>
              </w:rPr>
              <w:instrText xml:space="preserve"> PAGEREF _Toc336530143 \h </w:instrText>
            </w:r>
            <w:r>
              <w:rPr>
                <w:noProof/>
                <w:webHidden/>
              </w:rPr>
            </w:r>
            <w:r>
              <w:rPr>
                <w:noProof/>
                <w:webHidden/>
              </w:rPr>
              <w:fldChar w:fldCharType="separate"/>
            </w:r>
            <w:r w:rsidR="003B439A">
              <w:rPr>
                <w:noProof/>
                <w:webHidden/>
              </w:rPr>
              <w:t>5</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44" w:history="1">
            <w:r w:rsidR="003B439A" w:rsidRPr="00A22F00">
              <w:rPr>
                <w:rStyle w:val="Hyperlink"/>
                <w:noProof/>
              </w:rPr>
              <w:t>1.3.3</w:t>
            </w:r>
            <w:r w:rsidR="003B439A">
              <w:rPr>
                <w:rFonts w:eastAsiaTheme="minorEastAsia"/>
                <w:noProof/>
              </w:rPr>
              <w:tab/>
            </w:r>
            <w:r w:rsidR="003B439A" w:rsidRPr="00A22F00">
              <w:rPr>
                <w:rStyle w:val="Hyperlink"/>
                <w:noProof/>
              </w:rPr>
              <w:t>Gap Analysis Report “Graph”</w:t>
            </w:r>
            <w:r w:rsidR="003B439A">
              <w:rPr>
                <w:noProof/>
                <w:webHidden/>
              </w:rPr>
              <w:tab/>
            </w:r>
            <w:r>
              <w:rPr>
                <w:noProof/>
                <w:webHidden/>
              </w:rPr>
              <w:fldChar w:fldCharType="begin"/>
            </w:r>
            <w:r w:rsidR="003B439A">
              <w:rPr>
                <w:noProof/>
                <w:webHidden/>
              </w:rPr>
              <w:instrText xml:space="preserve"> PAGEREF _Toc336530144 \h </w:instrText>
            </w:r>
            <w:r>
              <w:rPr>
                <w:noProof/>
                <w:webHidden/>
              </w:rPr>
            </w:r>
            <w:r>
              <w:rPr>
                <w:noProof/>
                <w:webHidden/>
              </w:rPr>
              <w:fldChar w:fldCharType="separate"/>
            </w:r>
            <w:r w:rsidR="003B439A">
              <w:rPr>
                <w:noProof/>
                <w:webHidden/>
              </w:rPr>
              <w:t>6</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45" w:history="1">
            <w:r w:rsidR="003B439A" w:rsidRPr="00A22F00">
              <w:rPr>
                <w:rStyle w:val="Hyperlink"/>
                <w:noProof/>
              </w:rPr>
              <w:t>1.3.4</w:t>
            </w:r>
            <w:r w:rsidR="003B439A">
              <w:rPr>
                <w:rFonts w:eastAsiaTheme="minorEastAsia"/>
                <w:noProof/>
              </w:rPr>
              <w:tab/>
            </w:r>
            <w:r w:rsidR="003B439A" w:rsidRPr="00A22F00">
              <w:rPr>
                <w:rStyle w:val="Hyperlink"/>
                <w:noProof/>
              </w:rPr>
              <w:t>To-Be Information</w:t>
            </w:r>
            <w:r w:rsidR="003B439A">
              <w:rPr>
                <w:noProof/>
                <w:webHidden/>
              </w:rPr>
              <w:tab/>
            </w:r>
            <w:r>
              <w:rPr>
                <w:noProof/>
                <w:webHidden/>
              </w:rPr>
              <w:fldChar w:fldCharType="begin"/>
            </w:r>
            <w:r w:rsidR="003B439A">
              <w:rPr>
                <w:noProof/>
                <w:webHidden/>
              </w:rPr>
              <w:instrText xml:space="preserve"> PAGEREF _Toc336530145 \h </w:instrText>
            </w:r>
            <w:r>
              <w:rPr>
                <w:noProof/>
                <w:webHidden/>
              </w:rPr>
            </w:r>
            <w:r>
              <w:rPr>
                <w:noProof/>
                <w:webHidden/>
              </w:rPr>
              <w:fldChar w:fldCharType="separate"/>
            </w:r>
            <w:r w:rsidR="003B439A">
              <w:rPr>
                <w:noProof/>
                <w:webHidden/>
              </w:rPr>
              <w:t>6</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46" w:history="1">
            <w:r w:rsidR="003B439A" w:rsidRPr="00A22F00">
              <w:rPr>
                <w:rStyle w:val="Hyperlink"/>
                <w:noProof/>
              </w:rPr>
              <w:t>1.3.5</w:t>
            </w:r>
            <w:r w:rsidR="003B439A">
              <w:rPr>
                <w:rFonts w:eastAsiaTheme="minorEastAsia"/>
                <w:noProof/>
              </w:rPr>
              <w:tab/>
            </w:r>
            <w:r w:rsidR="003B439A" w:rsidRPr="00A22F00">
              <w:rPr>
                <w:rStyle w:val="Hyperlink"/>
                <w:noProof/>
              </w:rPr>
              <w:t>Gap Analysis “Navigation”</w:t>
            </w:r>
            <w:r w:rsidR="003B439A">
              <w:rPr>
                <w:noProof/>
                <w:webHidden/>
              </w:rPr>
              <w:tab/>
            </w:r>
            <w:r>
              <w:rPr>
                <w:noProof/>
                <w:webHidden/>
              </w:rPr>
              <w:fldChar w:fldCharType="begin"/>
            </w:r>
            <w:r w:rsidR="003B439A">
              <w:rPr>
                <w:noProof/>
                <w:webHidden/>
              </w:rPr>
              <w:instrText xml:space="preserve"> PAGEREF _Toc336530146 \h </w:instrText>
            </w:r>
            <w:r>
              <w:rPr>
                <w:noProof/>
                <w:webHidden/>
              </w:rPr>
            </w:r>
            <w:r>
              <w:rPr>
                <w:noProof/>
                <w:webHidden/>
              </w:rPr>
              <w:fldChar w:fldCharType="separate"/>
            </w:r>
            <w:r w:rsidR="003B439A">
              <w:rPr>
                <w:noProof/>
                <w:webHidden/>
              </w:rPr>
              <w:t>6</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48" w:history="1">
            <w:r w:rsidR="003B439A" w:rsidRPr="00A22F00">
              <w:rPr>
                <w:rStyle w:val="Hyperlink"/>
                <w:noProof/>
              </w:rPr>
              <w:t>1.4</w:t>
            </w:r>
            <w:r w:rsidR="003B439A">
              <w:rPr>
                <w:rFonts w:eastAsiaTheme="minorEastAsia"/>
                <w:noProof/>
              </w:rPr>
              <w:tab/>
            </w:r>
            <w:r w:rsidR="003B439A" w:rsidRPr="00A22F00">
              <w:rPr>
                <w:rStyle w:val="Hyperlink"/>
                <w:noProof/>
              </w:rPr>
              <w:t>Gap Analysis Function Performance by User Role</w:t>
            </w:r>
            <w:r w:rsidR="003B439A">
              <w:rPr>
                <w:noProof/>
                <w:webHidden/>
              </w:rPr>
              <w:tab/>
            </w:r>
            <w:r>
              <w:rPr>
                <w:noProof/>
                <w:webHidden/>
              </w:rPr>
              <w:fldChar w:fldCharType="begin"/>
            </w:r>
            <w:r w:rsidR="003B439A">
              <w:rPr>
                <w:noProof/>
                <w:webHidden/>
              </w:rPr>
              <w:instrText xml:space="preserve"> PAGEREF _Toc336530148 \h </w:instrText>
            </w:r>
            <w:r>
              <w:rPr>
                <w:noProof/>
                <w:webHidden/>
              </w:rPr>
            </w:r>
            <w:r>
              <w:rPr>
                <w:noProof/>
                <w:webHidden/>
              </w:rPr>
              <w:fldChar w:fldCharType="separate"/>
            </w:r>
            <w:r w:rsidR="003B439A">
              <w:rPr>
                <w:noProof/>
                <w:webHidden/>
              </w:rPr>
              <w:t>7</w:t>
            </w:r>
            <w:r>
              <w:rPr>
                <w:noProof/>
                <w:webHidden/>
              </w:rPr>
              <w:fldChar w:fldCharType="end"/>
            </w:r>
          </w:hyperlink>
        </w:p>
        <w:p w:rsidR="003B439A" w:rsidRDefault="00E9156E">
          <w:pPr>
            <w:pStyle w:val="TOC1"/>
            <w:tabs>
              <w:tab w:val="left" w:pos="440"/>
              <w:tab w:val="right" w:leader="dot" w:pos="9980"/>
            </w:tabs>
            <w:rPr>
              <w:rFonts w:eastAsiaTheme="minorEastAsia"/>
              <w:noProof/>
            </w:rPr>
          </w:pPr>
          <w:hyperlink w:anchor="_Toc336530149" w:history="1">
            <w:r w:rsidR="003B439A" w:rsidRPr="00A22F00">
              <w:rPr>
                <w:rStyle w:val="Hyperlink"/>
                <w:noProof/>
              </w:rPr>
              <w:t>2</w:t>
            </w:r>
            <w:r w:rsidR="003B439A">
              <w:rPr>
                <w:rFonts w:eastAsiaTheme="minorEastAsia"/>
                <w:noProof/>
              </w:rPr>
              <w:tab/>
            </w:r>
            <w:r w:rsidR="003B439A" w:rsidRPr="00A22F00">
              <w:rPr>
                <w:rStyle w:val="Hyperlink"/>
                <w:noProof/>
              </w:rPr>
              <w:t>Return on Investment (ROI) Functionality</w:t>
            </w:r>
            <w:r w:rsidR="003B439A">
              <w:rPr>
                <w:noProof/>
                <w:webHidden/>
              </w:rPr>
              <w:tab/>
            </w:r>
            <w:r>
              <w:rPr>
                <w:noProof/>
                <w:webHidden/>
              </w:rPr>
              <w:fldChar w:fldCharType="begin"/>
            </w:r>
            <w:r w:rsidR="003B439A">
              <w:rPr>
                <w:noProof/>
                <w:webHidden/>
              </w:rPr>
              <w:instrText xml:space="preserve"> PAGEREF _Toc336530149 \h </w:instrText>
            </w:r>
            <w:r>
              <w:rPr>
                <w:noProof/>
                <w:webHidden/>
              </w:rPr>
            </w:r>
            <w:r>
              <w:rPr>
                <w:noProof/>
                <w:webHidden/>
              </w:rPr>
              <w:fldChar w:fldCharType="separate"/>
            </w:r>
            <w:r w:rsidR="003B439A">
              <w:rPr>
                <w:noProof/>
                <w:webHidden/>
              </w:rPr>
              <w:t>8</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50" w:history="1">
            <w:r w:rsidR="003B439A" w:rsidRPr="00A22F00">
              <w:rPr>
                <w:rStyle w:val="Hyperlink"/>
                <w:noProof/>
              </w:rPr>
              <w:t>2.1</w:t>
            </w:r>
            <w:r w:rsidR="003B439A">
              <w:rPr>
                <w:rFonts w:eastAsiaTheme="minorEastAsia"/>
                <w:noProof/>
              </w:rPr>
              <w:tab/>
            </w:r>
            <w:r w:rsidR="003B439A" w:rsidRPr="00A22F00">
              <w:rPr>
                <w:rStyle w:val="Hyperlink"/>
                <w:noProof/>
              </w:rPr>
              <w:t>ROI Data Input</w:t>
            </w:r>
            <w:r w:rsidR="003B439A">
              <w:rPr>
                <w:noProof/>
                <w:webHidden/>
              </w:rPr>
              <w:tab/>
            </w:r>
            <w:r>
              <w:rPr>
                <w:noProof/>
                <w:webHidden/>
              </w:rPr>
              <w:fldChar w:fldCharType="begin"/>
            </w:r>
            <w:r w:rsidR="003B439A">
              <w:rPr>
                <w:noProof/>
                <w:webHidden/>
              </w:rPr>
              <w:instrText xml:space="preserve"> PAGEREF _Toc336530150 \h </w:instrText>
            </w:r>
            <w:r>
              <w:rPr>
                <w:noProof/>
                <w:webHidden/>
              </w:rPr>
            </w:r>
            <w:r>
              <w:rPr>
                <w:noProof/>
                <w:webHidden/>
              </w:rPr>
              <w:fldChar w:fldCharType="separate"/>
            </w:r>
            <w:r w:rsidR="003B439A">
              <w:rPr>
                <w:noProof/>
                <w:webHidden/>
              </w:rPr>
              <w:t>8</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51" w:history="1">
            <w:r w:rsidR="003B439A" w:rsidRPr="00A22F00">
              <w:rPr>
                <w:rStyle w:val="Hyperlink"/>
                <w:noProof/>
              </w:rPr>
              <w:t>2.1.1</w:t>
            </w:r>
            <w:r w:rsidR="003B439A">
              <w:rPr>
                <w:rFonts w:eastAsiaTheme="minorEastAsia"/>
                <w:noProof/>
              </w:rPr>
              <w:tab/>
            </w:r>
            <w:r w:rsidR="003B439A" w:rsidRPr="00A22F00">
              <w:rPr>
                <w:rStyle w:val="Hyperlink"/>
                <w:noProof/>
              </w:rPr>
              <w:t>Edit:  Gap Analysis Record</w:t>
            </w:r>
            <w:r w:rsidR="003B439A">
              <w:rPr>
                <w:noProof/>
                <w:webHidden/>
              </w:rPr>
              <w:tab/>
            </w:r>
            <w:r>
              <w:rPr>
                <w:noProof/>
                <w:webHidden/>
              </w:rPr>
              <w:fldChar w:fldCharType="begin"/>
            </w:r>
            <w:r w:rsidR="003B439A">
              <w:rPr>
                <w:noProof/>
                <w:webHidden/>
              </w:rPr>
              <w:instrText xml:space="preserve"> PAGEREF _Toc336530151 \h </w:instrText>
            </w:r>
            <w:r>
              <w:rPr>
                <w:noProof/>
                <w:webHidden/>
              </w:rPr>
            </w:r>
            <w:r>
              <w:rPr>
                <w:noProof/>
                <w:webHidden/>
              </w:rPr>
              <w:fldChar w:fldCharType="separate"/>
            </w:r>
            <w:r w:rsidR="003B439A">
              <w:rPr>
                <w:noProof/>
                <w:webHidden/>
              </w:rPr>
              <w:t>9</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52" w:history="1">
            <w:r w:rsidR="003B439A" w:rsidRPr="00A22F00">
              <w:rPr>
                <w:rStyle w:val="Hyperlink"/>
                <w:noProof/>
              </w:rPr>
              <w:t>2.1.2</w:t>
            </w:r>
            <w:r w:rsidR="003B439A">
              <w:rPr>
                <w:rFonts w:eastAsiaTheme="minorEastAsia"/>
                <w:noProof/>
              </w:rPr>
              <w:tab/>
            </w:r>
            <w:r w:rsidR="003B439A" w:rsidRPr="00A22F00">
              <w:rPr>
                <w:rStyle w:val="Hyperlink"/>
                <w:noProof/>
              </w:rPr>
              <w:t>View:  ROI Report</w:t>
            </w:r>
            <w:r w:rsidR="003B439A">
              <w:rPr>
                <w:noProof/>
                <w:webHidden/>
              </w:rPr>
              <w:tab/>
            </w:r>
            <w:r>
              <w:rPr>
                <w:noProof/>
                <w:webHidden/>
              </w:rPr>
              <w:fldChar w:fldCharType="begin"/>
            </w:r>
            <w:r w:rsidR="003B439A">
              <w:rPr>
                <w:noProof/>
                <w:webHidden/>
              </w:rPr>
              <w:instrText xml:space="preserve"> PAGEREF _Toc336530152 \h </w:instrText>
            </w:r>
            <w:r>
              <w:rPr>
                <w:noProof/>
                <w:webHidden/>
              </w:rPr>
            </w:r>
            <w:r>
              <w:rPr>
                <w:noProof/>
                <w:webHidden/>
              </w:rPr>
              <w:fldChar w:fldCharType="separate"/>
            </w:r>
            <w:r w:rsidR="003B439A">
              <w:rPr>
                <w:noProof/>
                <w:webHidden/>
              </w:rPr>
              <w:t>9</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53" w:history="1">
            <w:r w:rsidR="003B439A" w:rsidRPr="00A22F00">
              <w:rPr>
                <w:rStyle w:val="Hyperlink"/>
                <w:noProof/>
              </w:rPr>
              <w:t>2.2</w:t>
            </w:r>
            <w:r w:rsidR="003B439A">
              <w:rPr>
                <w:rFonts w:eastAsiaTheme="minorEastAsia"/>
                <w:noProof/>
              </w:rPr>
              <w:tab/>
            </w:r>
            <w:r w:rsidR="003B439A" w:rsidRPr="00A22F00">
              <w:rPr>
                <w:rStyle w:val="Hyperlink"/>
                <w:noProof/>
              </w:rPr>
              <w:t>ROI Report</w:t>
            </w:r>
            <w:r w:rsidR="003B439A">
              <w:rPr>
                <w:noProof/>
                <w:webHidden/>
              </w:rPr>
              <w:tab/>
            </w:r>
            <w:r>
              <w:rPr>
                <w:noProof/>
                <w:webHidden/>
              </w:rPr>
              <w:fldChar w:fldCharType="begin"/>
            </w:r>
            <w:r w:rsidR="003B439A">
              <w:rPr>
                <w:noProof/>
                <w:webHidden/>
              </w:rPr>
              <w:instrText xml:space="preserve"> PAGEREF _Toc336530153 \h </w:instrText>
            </w:r>
            <w:r>
              <w:rPr>
                <w:noProof/>
                <w:webHidden/>
              </w:rPr>
            </w:r>
            <w:r>
              <w:rPr>
                <w:noProof/>
                <w:webHidden/>
              </w:rPr>
              <w:fldChar w:fldCharType="separate"/>
            </w:r>
            <w:r w:rsidR="003B439A">
              <w:rPr>
                <w:noProof/>
                <w:webHidden/>
              </w:rPr>
              <w:t>10</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54" w:history="1">
            <w:r w:rsidR="003B439A" w:rsidRPr="00A22F00">
              <w:rPr>
                <w:rStyle w:val="Hyperlink"/>
                <w:noProof/>
              </w:rPr>
              <w:t>2.2.1</w:t>
            </w:r>
            <w:r w:rsidR="003B439A">
              <w:rPr>
                <w:rFonts w:eastAsiaTheme="minorEastAsia"/>
                <w:noProof/>
              </w:rPr>
              <w:tab/>
            </w:r>
            <w:r w:rsidR="003B439A" w:rsidRPr="00A22F00">
              <w:rPr>
                <w:rStyle w:val="Hyperlink"/>
                <w:noProof/>
              </w:rPr>
              <w:t>Training Expense Information</w:t>
            </w:r>
            <w:r w:rsidR="003B439A">
              <w:rPr>
                <w:noProof/>
                <w:webHidden/>
              </w:rPr>
              <w:tab/>
            </w:r>
            <w:r>
              <w:rPr>
                <w:noProof/>
                <w:webHidden/>
              </w:rPr>
              <w:fldChar w:fldCharType="begin"/>
            </w:r>
            <w:r w:rsidR="003B439A">
              <w:rPr>
                <w:noProof/>
                <w:webHidden/>
              </w:rPr>
              <w:instrText xml:space="preserve"> PAGEREF _Toc336530154 \h </w:instrText>
            </w:r>
            <w:r>
              <w:rPr>
                <w:noProof/>
                <w:webHidden/>
              </w:rPr>
            </w:r>
            <w:r>
              <w:rPr>
                <w:noProof/>
                <w:webHidden/>
              </w:rPr>
              <w:fldChar w:fldCharType="separate"/>
            </w:r>
            <w:r w:rsidR="003B439A">
              <w:rPr>
                <w:noProof/>
                <w:webHidden/>
              </w:rPr>
              <w:t>10</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55" w:history="1">
            <w:r w:rsidR="003B439A" w:rsidRPr="00A22F00">
              <w:rPr>
                <w:rStyle w:val="Hyperlink"/>
                <w:noProof/>
              </w:rPr>
              <w:t>2.2.2</w:t>
            </w:r>
            <w:r w:rsidR="003B439A">
              <w:rPr>
                <w:rFonts w:eastAsiaTheme="minorEastAsia"/>
                <w:noProof/>
              </w:rPr>
              <w:tab/>
            </w:r>
            <w:r w:rsidR="003B439A" w:rsidRPr="00A22F00">
              <w:rPr>
                <w:rStyle w:val="Hyperlink"/>
                <w:noProof/>
              </w:rPr>
              <w:t>ROI Bar Graph</w:t>
            </w:r>
            <w:r w:rsidR="003B439A">
              <w:rPr>
                <w:noProof/>
                <w:webHidden/>
              </w:rPr>
              <w:tab/>
            </w:r>
            <w:r>
              <w:rPr>
                <w:noProof/>
                <w:webHidden/>
              </w:rPr>
              <w:fldChar w:fldCharType="begin"/>
            </w:r>
            <w:r w:rsidR="003B439A">
              <w:rPr>
                <w:noProof/>
                <w:webHidden/>
              </w:rPr>
              <w:instrText xml:space="preserve"> PAGEREF _Toc336530155 \h </w:instrText>
            </w:r>
            <w:r>
              <w:rPr>
                <w:noProof/>
                <w:webHidden/>
              </w:rPr>
            </w:r>
            <w:r>
              <w:rPr>
                <w:noProof/>
                <w:webHidden/>
              </w:rPr>
              <w:fldChar w:fldCharType="separate"/>
            </w:r>
            <w:r w:rsidR="003B439A">
              <w:rPr>
                <w:noProof/>
                <w:webHidden/>
              </w:rPr>
              <w:t>10</w:t>
            </w:r>
            <w:r>
              <w:rPr>
                <w:noProof/>
                <w:webHidden/>
              </w:rPr>
              <w:fldChar w:fldCharType="end"/>
            </w:r>
          </w:hyperlink>
        </w:p>
        <w:p w:rsidR="003B439A" w:rsidRDefault="00E9156E">
          <w:pPr>
            <w:pStyle w:val="TOC3"/>
            <w:tabs>
              <w:tab w:val="left" w:pos="1320"/>
              <w:tab w:val="right" w:leader="dot" w:pos="9980"/>
            </w:tabs>
            <w:rPr>
              <w:rFonts w:eastAsiaTheme="minorEastAsia"/>
              <w:noProof/>
            </w:rPr>
          </w:pPr>
          <w:hyperlink w:anchor="_Toc336530156" w:history="1">
            <w:r w:rsidR="003B439A" w:rsidRPr="00A22F00">
              <w:rPr>
                <w:rStyle w:val="Hyperlink"/>
                <w:noProof/>
              </w:rPr>
              <w:t>2.2.3</w:t>
            </w:r>
            <w:r w:rsidR="003B439A">
              <w:rPr>
                <w:rFonts w:eastAsiaTheme="minorEastAsia"/>
                <w:noProof/>
              </w:rPr>
              <w:tab/>
            </w:r>
            <w:r w:rsidR="003B439A" w:rsidRPr="00A22F00">
              <w:rPr>
                <w:rStyle w:val="Hyperlink"/>
                <w:noProof/>
              </w:rPr>
              <w:t>ROI Report “Navigation”</w:t>
            </w:r>
            <w:r w:rsidR="003B439A">
              <w:rPr>
                <w:noProof/>
                <w:webHidden/>
              </w:rPr>
              <w:tab/>
            </w:r>
            <w:r>
              <w:rPr>
                <w:noProof/>
                <w:webHidden/>
              </w:rPr>
              <w:fldChar w:fldCharType="begin"/>
            </w:r>
            <w:r w:rsidR="003B439A">
              <w:rPr>
                <w:noProof/>
                <w:webHidden/>
              </w:rPr>
              <w:instrText xml:space="preserve"> PAGEREF _Toc336530156 \h </w:instrText>
            </w:r>
            <w:r>
              <w:rPr>
                <w:noProof/>
                <w:webHidden/>
              </w:rPr>
            </w:r>
            <w:r>
              <w:rPr>
                <w:noProof/>
                <w:webHidden/>
              </w:rPr>
              <w:fldChar w:fldCharType="separate"/>
            </w:r>
            <w:r w:rsidR="003B439A">
              <w:rPr>
                <w:noProof/>
                <w:webHidden/>
              </w:rPr>
              <w:t>10</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57" w:history="1">
            <w:r w:rsidR="003B439A" w:rsidRPr="00A22F00">
              <w:rPr>
                <w:rStyle w:val="Hyperlink"/>
                <w:noProof/>
              </w:rPr>
              <w:t>2.3</w:t>
            </w:r>
            <w:r w:rsidR="003B439A">
              <w:rPr>
                <w:rFonts w:eastAsiaTheme="minorEastAsia"/>
                <w:noProof/>
              </w:rPr>
              <w:tab/>
            </w:r>
            <w:r w:rsidR="003B439A" w:rsidRPr="00A22F00">
              <w:rPr>
                <w:rStyle w:val="Hyperlink"/>
                <w:noProof/>
              </w:rPr>
              <w:t>ROI Function Performance by User Role</w:t>
            </w:r>
            <w:r w:rsidR="003B439A">
              <w:rPr>
                <w:noProof/>
                <w:webHidden/>
              </w:rPr>
              <w:tab/>
            </w:r>
            <w:r>
              <w:rPr>
                <w:noProof/>
                <w:webHidden/>
              </w:rPr>
              <w:fldChar w:fldCharType="begin"/>
            </w:r>
            <w:r w:rsidR="003B439A">
              <w:rPr>
                <w:noProof/>
                <w:webHidden/>
              </w:rPr>
              <w:instrText xml:space="preserve"> PAGEREF _Toc336530157 \h </w:instrText>
            </w:r>
            <w:r>
              <w:rPr>
                <w:noProof/>
                <w:webHidden/>
              </w:rPr>
            </w:r>
            <w:r>
              <w:rPr>
                <w:noProof/>
                <w:webHidden/>
              </w:rPr>
              <w:fldChar w:fldCharType="separate"/>
            </w:r>
            <w:r w:rsidR="003B439A">
              <w:rPr>
                <w:noProof/>
                <w:webHidden/>
              </w:rPr>
              <w:t>11</w:t>
            </w:r>
            <w:r>
              <w:rPr>
                <w:noProof/>
                <w:webHidden/>
              </w:rPr>
              <w:fldChar w:fldCharType="end"/>
            </w:r>
          </w:hyperlink>
        </w:p>
        <w:p w:rsidR="003B439A" w:rsidRDefault="00E9156E">
          <w:pPr>
            <w:pStyle w:val="TOC1"/>
            <w:tabs>
              <w:tab w:val="left" w:pos="440"/>
              <w:tab w:val="right" w:leader="dot" w:pos="9980"/>
            </w:tabs>
            <w:rPr>
              <w:rFonts w:eastAsiaTheme="minorEastAsia"/>
              <w:noProof/>
            </w:rPr>
          </w:pPr>
          <w:hyperlink w:anchor="_Toc336530158" w:history="1">
            <w:r w:rsidR="003B439A" w:rsidRPr="00A22F00">
              <w:rPr>
                <w:rStyle w:val="Hyperlink"/>
                <w:noProof/>
              </w:rPr>
              <w:t>3</w:t>
            </w:r>
            <w:r w:rsidR="003B439A">
              <w:rPr>
                <w:rFonts w:eastAsiaTheme="minorEastAsia"/>
                <w:noProof/>
              </w:rPr>
              <w:tab/>
            </w:r>
            <w:r w:rsidR="003B439A" w:rsidRPr="00A22F00">
              <w:rPr>
                <w:rStyle w:val="Hyperlink"/>
                <w:noProof/>
              </w:rPr>
              <w:t>Gap Analysis Data Selection and ROI Calculations</w:t>
            </w:r>
            <w:r w:rsidR="003B439A">
              <w:rPr>
                <w:noProof/>
                <w:webHidden/>
              </w:rPr>
              <w:tab/>
            </w:r>
            <w:r>
              <w:rPr>
                <w:noProof/>
                <w:webHidden/>
              </w:rPr>
              <w:fldChar w:fldCharType="begin"/>
            </w:r>
            <w:r w:rsidR="003B439A">
              <w:rPr>
                <w:noProof/>
                <w:webHidden/>
              </w:rPr>
              <w:instrText xml:space="preserve"> PAGEREF _Toc336530158 \h </w:instrText>
            </w:r>
            <w:r>
              <w:rPr>
                <w:noProof/>
                <w:webHidden/>
              </w:rPr>
            </w:r>
            <w:r>
              <w:rPr>
                <w:noProof/>
                <w:webHidden/>
              </w:rPr>
              <w:fldChar w:fldCharType="separate"/>
            </w:r>
            <w:r w:rsidR="003B439A">
              <w:rPr>
                <w:noProof/>
                <w:webHidden/>
              </w:rPr>
              <w:t>12</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59" w:history="1">
            <w:r w:rsidR="003B439A" w:rsidRPr="00A22F00">
              <w:rPr>
                <w:rStyle w:val="Hyperlink"/>
                <w:noProof/>
              </w:rPr>
              <w:t>3.1</w:t>
            </w:r>
            <w:r w:rsidR="003B439A">
              <w:rPr>
                <w:rFonts w:eastAsiaTheme="minorEastAsia"/>
                <w:noProof/>
              </w:rPr>
              <w:tab/>
            </w:r>
            <w:r w:rsidR="003B439A" w:rsidRPr="00A22F00">
              <w:rPr>
                <w:rStyle w:val="Hyperlink"/>
                <w:noProof/>
              </w:rPr>
              <w:t>Gap Analysis Data Selection</w:t>
            </w:r>
            <w:r w:rsidR="003B439A">
              <w:rPr>
                <w:noProof/>
                <w:webHidden/>
              </w:rPr>
              <w:tab/>
            </w:r>
            <w:r>
              <w:rPr>
                <w:noProof/>
                <w:webHidden/>
              </w:rPr>
              <w:fldChar w:fldCharType="begin"/>
            </w:r>
            <w:r w:rsidR="003B439A">
              <w:rPr>
                <w:noProof/>
                <w:webHidden/>
              </w:rPr>
              <w:instrText xml:space="preserve"> PAGEREF _Toc336530159 \h </w:instrText>
            </w:r>
            <w:r>
              <w:rPr>
                <w:noProof/>
                <w:webHidden/>
              </w:rPr>
            </w:r>
            <w:r>
              <w:rPr>
                <w:noProof/>
                <w:webHidden/>
              </w:rPr>
              <w:fldChar w:fldCharType="separate"/>
            </w:r>
            <w:r w:rsidR="003B439A">
              <w:rPr>
                <w:noProof/>
                <w:webHidden/>
              </w:rPr>
              <w:t>12</w:t>
            </w:r>
            <w:r>
              <w:rPr>
                <w:noProof/>
                <w:webHidden/>
              </w:rPr>
              <w:fldChar w:fldCharType="end"/>
            </w:r>
          </w:hyperlink>
        </w:p>
        <w:p w:rsidR="003B439A" w:rsidRDefault="00E9156E">
          <w:pPr>
            <w:pStyle w:val="TOC2"/>
            <w:tabs>
              <w:tab w:val="left" w:pos="880"/>
              <w:tab w:val="right" w:leader="dot" w:pos="9980"/>
            </w:tabs>
            <w:rPr>
              <w:rFonts w:eastAsiaTheme="minorEastAsia"/>
              <w:noProof/>
            </w:rPr>
          </w:pPr>
          <w:hyperlink w:anchor="_Toc336530160" w:history="1">
            <w:r w:rsidR="003B439A" w:rsidRPr="00A22F00">
              <w:rPr>
                <w:rStyle w:val="Hyperlink"/>
                <w:noProof/>
              </w:rPr>
              <w:t>3.2</w:t>
            </w:r>
            <w:r w:rsidR="003B439A">
              <w:rPr>
                <w:rFonts w:eastAsiaTheme="minorEastAsia"/>
                <w:noProof/>
              </w:rPr>
              <w:tab/>
            </w:r>
            <w:r w:rsidR="003B439A" w:rsidRPr="00A22F00">
              <w:rPr>
                <w:rStyle w:val="Hyperlink"/>
                <w:noProof/>
              </w:rPr>
              <w:t>ROI Calculations</w:t>
            </w:r>
            <w:r w:rsidR="003B439A">
              <w:rPr>
                <w:noProof/>
                <w:webHidden/>
              </w:rPr>
              <w:tab/>
            </w:r>
            <w:r>
              <w:rPr>
                <w:noProof/>
                <w:webHidden/>
              </w:rPr>
              <w:fldChar w:fldCharType="begin"/>
            </w:r>
            <w:r w:rsidR="003B439A">
              <w:rPr>
                <w:noProof/>
                <w:webHidden/>
              </w:rPr>
              <w:instrText xml:space="preserve"> PAGEREF _Toc336530160 \h </w:instrText>
            </w:r>
            <w:r>
              <w:rPr>
                <w:noProof/>
                <w:webHidden/>
              </w:rPr>
            </w:r>
            <w:r>
              <w:rPr>
                <w:noProof/>
                <w:webHidden/>
              </w:rPr>
              <w:fldChar w:fldCharType="separate"/>
            </w:r>
            <w:r w:rsidR="003B439A">
              <w:rPr>
                <w:noProof/>
                <w:webHidden/>
              </w:rPr>
              <w:t>12</w:t>
            </w:r>
            <w:r>
              <w:rPr>
                <w:noProof/>
                <w:webHidden/>
              </w:rPr>
              <w:fldChar w:fldCharType="end"/>
            </w:r>
          </w:hyperlink>
        </w:p>
        <w:p w:rsidR="0069377B" w:rsidRDefault="00E9156E">
          <w:r>
            <w:fldChar w:fldCharType="end"/>
          </w:r>
        </w:p>
      </w:sdtContent>
    </w:sdt>
    <w:p w:rsidR="001453A7" w:rsidRPr="001453A7" w:rsidRDefault="00E9156E">
      <w:pPr>
        <w:pStyle w:val="TableofFigures"/>
        <w:tabs>
          <w:tab w:val="right" w:leader="dot" w:pos="9980"/>
        </w:tabs>
        <w:rPr>
          <w:ins w:id="0" w:author="Darling, Andrew" w:date="2012-09-27T12:50:00Z"/>
          <w:rFonts w:asciiTheme="majorHAnsi" w:hAnsiTheme="majorHAnsi"/>
          <w:b/>
          <w:sz w:val="28"/>
          <w:rPrChange w:id="1" w:author="Darling, Andrew" w:date="2012-09-27T12:51:00Z">
            <w:rPr>
              <w:ins w:id="2" w:author="Darling, Andrew" w:date="2012-09-27T12:50:00Z"/>
            </w:rPr>
          </w:rPrChange>
        </w:rPr>
      </w:pPr>
      <w:ins w:id="3" w:author="Darling, Andrew" w:date="2012-09-27T12:50:00Z">
        <w:r w:rsidRPr="00E9156E">
          <w:rPr>
            <w:rFonts w:asciiTheme="majorHAnsi" w:hAnsiTheme="majorHAnsi"/>
            <w:b/>
            <w:sz w:val="28"/>
            <w:rPrChange w:id="4" w:author="Darling, Andrew" w:date="2012-09-27T12:51:00Z">
              <w:rPr/>
            </w:rPrChange>
          </w:rPr>
          <w:t>Table of Figures</w:t>
        </w:r>
      </w:ins>
    </w:p>
    <w:p w:rsidR="003B439A" w:rsidRDefault="00E9156E">
      <w:pPr>
        <w:pStyle w:val="TableofFigures"/>
        <w:tabs>
          <w:tab w:val="right" w:leader="dot" w:pos="9980"/>
        </w:tabs>
        <w:rPr>
          <w:rFonts w:eastAsiaTheme="minorEastAsia"/>
          <w:noProof/>
        </w:rPr>
      </w:pPr>
      <w:ins w:id="5" w:author="Darling, Andrew" w:date="2012-09-27T12:50:00Z">
        <w:r>
          <w:fldChar w:fldCharType="begin"/>
        </w:r>
        <w:r w:rsidR="001453A7">
          <w:instrText xml:space="preserve"> TOC \h \z \c "Figure" </w:instrText>
        </w:r>
      </w:ins>
      <w:r>
        <w:fldChar w:fldCharType="separate"/>
      </w:r>
      <w:hyperlink w:anchor="_Toc336530105" w:history="1">
        <w:r w:rsidR="003B439A" w:rsidRPr="000C1E9A">
          <w:rPr>
            <w:rStyle w:val="Hyperlink"/>
            <w:noProof/>
          </w:rPr>
          <w:t>Figure 1</w:t>
        </w:r>
        <w:r w:rsidR="003B439A" w:rsidRPr="000C1E9A">
          <w:rPr>
            <w:rStyle w:val="Hyperlink"/>
            <w:noProof/>
          </w:rPr>
          <w:noBreakHyphen/>
          <w:t>1: Gap Analysis Data Entry Screen</w:t>
        </w:r>
        <w:r w:rsidR="003B439A">
          <w:rPr>
            <w:noProof/>
            <w:webHidden/>
          </w:rPr>
          <w:tab/>
        </w:r>
        <w:r>
          <w:rPr>
            <w:noProof/>
            <w:webHidden/>
          </w:rPr>
          <w:fldChar w:fldCharType="begin"/>
        </w:r>
        <w:r w:rsidR="003B439A">
          <w:rPr>
            <w:noProof/>
            <w:webHidden/>
          </w:rPr>
          <w:instrText xml:space="preserve"> PAGEREF _Toc336530105 \h </w:instrText>
        </w:r>
        <w:r>
          <w:rPr>
            <w:noProof/>
            <w:webHidden/>
          </w:rPr>
        </w:r>
        <w:r>
          <w:rPr>
            <w:noProof/>
            <w:webHidden/>
          </w:rPr>
          <w:fldChar w:fldCharType="separate"/>
        </w:r>
        <w:r w:rsidR="003B439A">
          <w:rPr>
            <w:noProof/>
            <w:webHidden/>
          </w:rPr>
          <w:t>3</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06" w:history="1">
        <w:r w:rsidR="003B439A" w:rsidRPr="000C1E9A">
          <w:rPr>
            <w:rStyle w:val="Hyperlink"/>
            <w:noProof/>
          </w:rPr>
          <w:t>Figure 1</w:t>
        </w:r>
        <w:r w:rsidR="003B439A" w:rsidRPr="000C1E9A">
          <w:rPr>
            <w:rStyle w:val="Hyperlink"/>
            <w:noProof/>
          </w:rPr>
          <w:noBreakHyphen/>
          <w:t>2: Gap Analysis Data Selection Table Recommendations</w:t>
        </w:r>
        <w:r w:rsidR="003B439A">
          <w:rPr>
            <w:noProof/>
            <w:webHidden/>
          </w:rPr>
          <w:tab/>
        </w:r>
        <w:r>
          <w:rPr>
            <w:noProof/>
            <w:webHidden/>
          </w:rPr>
          <w:fldChar w:fldCharType="begin"/>
        </w:r>
        <w:r w:rsidR="003B439A">
          <w:rPr>
            <w:noProof/>
            <w:webHidden/>
          </w:rPr>
          <w:instrText xml:space="preserve"> PAGEREF _Toc336530106 \h </w:instrText>
        </w:r>
        <w:r>
          <w:rPr>
            <w:noProof/>
            <w:webHidden/>
          </w:rPr>
        </w:r>
        <w:r>
          <w:rPr>
            <w:noProof/>
            <w:webHidden/>
          </w:rPr>
          <w:fldChar w:fldCharType="separate"/>
        </w:r>
        <w:r w:rsidR="003B439A">
          <w:rPr>
            <w:noProof/>
            <w:webHidden/>
          </w:rPr>
          <w:t>4</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07" w:history="1">
        <w:r w:rsidR="003B439A" w:rsidRPr="000C1E9A">
          <w:rPr>
            <w:rStyle w:val="Hyperlink"/>
            <w:noProof/>
          </w:rPr>
          <w:t>Figure 1</w:t>
        </w:r>
        <w:r w:rsidR="003B439A" w:rsidRPr="000C1E9A">
          <w:rPr>
            <w:rStyle w:val="Hyperlink"/>
            <w:noProof/>
          </w:rPr>
          <w:noBreakHyphen/>
          <w:t>3: Gap Analysis Report Screen</w:t>
        </w:r>
        <w:r w:rsidR="003B439A">
          <w:rPr>
            <w:noProof/>
            <w:webHidden/>
          </w:rPr>
          <w:tab/>
        </w:r>
        <w:r>
          <w:rPr>
            <w:noProof/>
            <w:webHidden/>
          </w:rPr>
          <w:fldChar w:fldCharType="begin"/>
        </w:r>
        <w:r w:rsidR="003B439A">
          <w:rPr>
            <w:noProof/>
            <w:webHidden/>
          </w:rPr>
          <w:instrText xml:space="preserve"> PAGEREF _Toc336530107 \h </w:instrText>
        </w:r>
        <w:r>
          <w:rPr>
            <w:noProof/>
            <w:webHidden/>
          </w:rPr>
        </w:r>
        <w:r>
          <w:rPr>
            <w:noProof/>
            <w:webHidden/>
          </w:rPr>
          <w:fldChar w:fldCharType="separate"/>
        </w:r>
        <w:r w:rsidR="003B439A">
          <w:rPr>
            <w:noProof/>
            <w:webHidden/>
          </w:rPr>
          <w:t>5</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08" w:history="1">
        <w:r w:rsidR="003B439A" w:rsidRPr="000C1E9A">
          <w:rPr>
            <w:rStyle w:val="Hyperlink"/>
            <w:noProof/>
          </w:rPr>
          <w:t>Figure 2</w:t>
        </w:r>
        <w:r w:rsidR="003B439A" w:rsidRPr="000C1E9A">
          <w:rPr>
            <w:rStyle w:val="Hyperlink"/>
            <w:noProof/>
          </w:rPr>
          <w:noBreakHyphen/>
          <w:t>1: Return on Investment Data Entry Screen</w:t>
        </w:r>
        <w:r w:rsidR="003B439A">
          <w:rPr>
            <w:noProof/>
            <w:webHidden/>
          </w:rPr>
          <w:tab/>
        </w:r>
        <w:r>
          <w:rPr>
            <w:noProof/>
            <w:webHidden/>
          </w:rPr>
          <w:fldChar w:fldCharType="begin"/>
        </w:r>
        <w:r w:rsidR="003B439A">
          <w:rPr>
            <w:noProof/>
            <w:webHidden/>
          </w:rPr>
          <w:instrText xml:space="preserve"> PAGEREF _Toc336530108 \h </w:instrText>
        </w:r>
        <w:r>
          <w:rPr>
            <w:noProof/>
            <w:webHidden/>
          </w:rPr>
        </w:r>
        <w:r>
          <w:rPr>
            <w:noProof/>
            <w:webHidden/>
          </w:rPr>
          <w:fldChar w:fldCharType="separate"/>
        </w:r>
        <w:r w:rsidR="003B439A">
          <w:rPr>
            <w:noProof/>
            <w:webHidden/>
          </w:rPr>
          <w:t>8</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09" w:history="1">
        <w:r w:rsidR="003B439A" w:rsidRPr="000C1E9A">
          <w:rPr>
            <w:rStyle w:val="Hyperlink"/>
            <w:noProof/>
          </w:rPr>
          <w:t>Figure 2</w:t>
        </w:r>
        <w:r w:rsidR="003B439A" w:rsidRPr="000C1E9A">
          <w:rPr>
            <w:rStyle w:val="Hyperlink"/>
            <w:noProof/>
          </w:rPr>
          <w:noBreakHyphen/>
          <w:t>2: Return on Investment Report Screen</w:t>
        </w:r>
        <w:r w:rsidR="003B439A">
          <w:rPr>
            <w:noProof/>
            <w:webHidden/>
          </w:rPr>
          <w:tab/>
        </w:r>
        <w:r>
          <w:rPr>
            <w:noProof/>
            <w:webHidden/>
          </w:rPr>
          <w:fldChar w:fldCharType="begin"/>
        </w:r>
        <w:r w:rsidR="003B439A">
          <w:rPr>
            <w:noProof/>
            <w:webHidden/>
          </w:rPr>
          <w:instrText xml:space="preserve"> PAGEREF _Toc336530109 \h </w:instrText>
        </w:r>
        <w:r>
          <w:rPr>
            <w:noProof/>
            <w:webHidden/>
          </w:rPr>
        </w:r>
        <w:r>
          <w:rPr>
            <w:noProof/>
            <w:webHidden/>
          </w:rPr>
          <w:fldChar w:fldCharType="separate"/>
        </w:r>
        <w:r w:rsidR="003B439A">
          <w:rPr>
            <w:noProof/>
            <w:webHidden/>
          </w:rPr>
          <w:t>10</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10" w:history="1">
        <w:r w:rsidR="003B439A" w:rsidRPr="000C1E9A">
          <w:rPr>
            <w:rStyle w:val="Hyperlink"/>
            <w:noProof/>
          </w:rPr>
          <w:t>Figure 3</w:t>
        </w:r>
        <w:r w:rsidR="003B439A" w:rsidRPr="000C1E9A">
          <w:rPr>
            <w:rStyle w:val="Hyperlink"/>
            <w:noProof/>
          </w:rPr>
          <w:noBreakHyphen/>
          <w:t>1: ROI “Gap” for the 6 Elements</w:t>
        </w:r>
        <w:r w:rsidR="003B439A">
          <w:rPr>
            <w:noProof/>
            <w:webHidden/>
          </w:rPr>
          <w:tab/>
        </w:r>
        <w:r>
          <w:rPr>
            <w:noProof/>
            <w:webHidden/>
          </w:rPr>
          <w:fldChar w:fldCharType="begin"/>
        </w:r>
        <w:r w:rsidR="003B439A">
          <w:rPr>
            <w:noProof/>
            <w:webHidden/>
          </w:rPr>
          <w:instrText xml:space="preserve"> PAGEREF _Toc336530110 \h </w:instrText>
        </w:r>
        <w:r>
          <w:rPr>
            <w:noProof/>
            <w:webHidden/>
          </w:rPr>
        </w:r>
        <w:r>
          <w:rPr>
            <w:noProof/>
            <w:webHidden/>
          </w:rPr>
          <w:fldChar w:fldCharType="separate"/>
        </w:r>
        <w:r w:rsidR="003B439A">
          <w:rPr>
            <w:noProof/>
            <w:webHidden/>
          </w:rPr>
          <w:t>13</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11" w:history="1">
        <w:r w:rsidR="003B439A" w:rsidRPr="000C1E9A">
          <w:rPr>
            <w:rStyle w:val="Hyperlink"/>
            <w:noProof/>
          </w:rPr>
          <w:t>Figure 3</w:t>
        </w:r>
        <w:r w:rsidR="003B439A" w:rsidRPr="000C1E9A">
          <w:rPr>
            <w:rStyle w:val="Hyperlink"/>
            <w:noProof/>
          </w:rPr>
          <w:noBreakHyphen/>
          <w:t>2: ROI “Annual Improvement Desired” for the 6 Elements</w:t>
        </w:r>
        <w:r w:rsidR="003B439A">
          <w:rPr>
            <w:noProof/>
            <w:webHidden/>
          </w:rPr>
          <w:tab/>
        </w:r>
        <w:r>
          <w:rPr>
            <w:noProof/>
            <w:webHidden/>
          </w:rPr>
          <w:fldChar w:fldCharType="begin"/>
        </w:r>
        <w:r w:rsidR="003B439A">
          <w:rPr>
            <w:noProof/>
            <w:webHidden/>
          </w:rPr>
          <w:instrText xml:space="preserve"> PAGEREF _Toc336530111 \h </w:instrText>
        </w:r>
        <w:r>
          <w:rPr>
            <w:noProof/>
            <w:webHidden/>
          </w:rPr>
        </w:r>
        <w:r>
          <w:rPr>
            <w:noProof/>
            <w:webHidden/>
          </w:rPr>
          <w:fldChar w:fldCharType="separate"/>
        </w:r>
        <w:r w:rsidR="003B439A">
          <w:rPr>
            <w:noProof/>
            <w:webHidden/>
          </w:rPr>
          <w:t>13</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12" w:history="1">
        <w:r w:rsidR="003B439A" w:rsidRPr="000C1E9A">
          <w:rPr>
            <w:rStyle w:val="Hyperlink"/>
            <w:noProof/>
          </w:rPr>
          <w:t>Figure 3</w:t>
        </w:r>
        <w:r w:rsidR="003B439A" w:rsidRPr="000C1E9A">
          <w:rPr>
            <w:rStyle w:val="Hyperlink"/>
            <w:noProof/>
          </w:rPr>
          <w:noBreakHyphen/>
          <w:t>3: ROI Expenditure Amounts</w:t>
        </w:r>
        <w:r w:rsidR="003B439A">
          <w:rPr>
            <w:noProof/>
            <w:webHidden/>
          </w:rPr>
          <w:tab/>
        </w:r>
        <w:r>
          <w:rPr>
            <w:noProof/>
            <w:webHidden/>
          </w:rPr>
          <w:fldChar w:fldCharType="begin"/>
        </w:r>
        <w:r w:rsidR="003B439A">
          <w:rPr>
            <w:noProof/>
            <w:webHidden/>
          </w:rPr>
          <w:instrText xml:space="preserve"> PAGEREF _Toc336530112 \h </w:instrText>
        </w:r>
        <w:r>
          <w:rPr>
            <w:noProof/>
            <w:webHidden/>
          </w:rPr>
        </w:r>
        <w:r>
          <w:rPr>
            <w:noProof/>
            <w:webHidden/>
          </w:rPr>
          <w:fldChar w:fldCharType="separate"/>
        </w:r>
        <w:r w:rsidR="003B439A">
          <w:rPr>
            <w:noProof/>
            <w:webHidden/>
          </w:rPr>
          <w:t>14</w:t>
        </w:r>
        <w:r>
          <w:rPr>
            <w:noProof/>
            <w:webHidden/>
          </w:rPr>
          <w:fldChar w:fldCharType="end"/>
        </w:r>
      </w:hyperlink>
    </w:p>
    <w:p w:rsidR="003B439A" w:rsidRDefault="00E9156E">
      <w:pPr>
        <w:pStyle w:val="TableofFigures"/>
        <w:tabs>
          <w:tab w:val="right" w:leader="dot" w:pos="9980"/>
        </w:tabs>
        <w:rPr>
          <w:rFonts w:eastAsiaTheme="minorEastAsia"/>
          <w:noProof/>
        </w:rPr>
      </w:pPr>
      <w:hyperlink w:anchor="_Toc336530113" w:history="1">
        <w:r w:rsidR="003B439A" w:rsidRPr="000C1E9A">
          <w:rPr>
            <w:rStyle w:val="Hyperlink"/>
            <w:noProof/>
          </w:rPr>
          <w:t>Figure 3</w:t>
        </w:r>
        <w:r w:rsidR="003B439A" w:rsidRPr="000C1E9A">
          <w:rPr>
            <w:rStyle w:val="Hyperlink"/>
            <w:noProof/>
          </w:rPr>
          <w:noBreakHyphen/>
          <w:t>4: Adjustment Factor Tables</w:t>
        </w:r>
        <w:r w:rsidR="003B439A">
          <w:rPr>
            <w:noProof/>
            <w:webHidden/>
          </w:rPr>
          <w:tab/>
        </w:r>
        <w:r>
          <w:rPr>
            <w:noProof/>
            <w:webHidden/>
          </w:rPr>
          <w:fldChar w:fldCharType="begin"/>
        </w:r>
        <w:r w:rsidR="003B439A">
          <w:rPr>
            <w:noProof/>
            <w:webHidden/>
          </w:rPr>
          <w:instrText xml:space="preserve"> PAGEREF _Toc336530113 \h </w:instrText>
        </w:r>
        <w:r>
          <w:rPr>
            <w:noProof/>
            <w:webHidden/>
          </w:rPr>
        </w:r>
        <w:r>
          <w:rPr>
            <w:noProof/>
            <w:webHidden/>
          </w:rPr>
          <w:fldChar w:fldCharType="separate"/>
        </w:r>
        <w:r w:rsidR="003B439A">
          <w:rPr>
            <w:noProof/>
            <w:webHidden/>
          </w:rPr>
          <w:t>14</w:t>
        </w:r>
        <w:r>
          <w:rPr>
            <w:noProof/>
            <w:webHidden/>
          </w:rPr>
          <w:fldChar w:fldCharType="end"/>
        </w:r>
      </w:hyperlink>
    </w:p>
    <w:p w:rsidR="001D16BE" w:rsidRDefault="00E9156E" w:rsidP="003B439A">
      <w:pPr>
        <w:pStyle w:val="TableofFigures"/>
        <w:tabs>
          <w:tab w:val="right" w:leader="dot" w:pos="9980"/>
        </w:tabs>
        <w:rPr>
          <w:rFonts w:asciiTheme="majorHAnsi" w:eastAsiaTheme="majorEastAsia" w:hAnsiTheme="majorHAnsi" w:cstheme="majorBidi"/>
          <w:b/>
          <w:bCs/>
          <w:color w:val="365F91" w:themeColor="accent1" w:themeShade="BF"/>
          <w:sz w:val="28"/>
          <w:szCs w:val="28"/>
        </w:rPr>
      </w:pPr>
      <w:hyperlink w:anchor="_Toc336530114" w:history="1">
        <w:r w:rsidR="003B439A" w:rsidRPr="000C1E9A">
          <w:rPr>
            <w:rStyle w:val="Hyperlink"/>
            <w:noProof/>
          </w:rPr>
          <w:t>Figure 3</w:t>
        </w:r>
        <w:r w:rsidR="003B439A" w:rsidRPr="000C1E9A">
          <w:rPr>
            <w:rStyle w:val="Hyperlink"/>
            <w:noProof/>
          </w:rPr>
          <w:noBreakHyphen/>
          <w:t>5: ROI Calculation Elements</w:t>
        </w:r>
        <w:r w:rsidR="003B439A">
          <w:rPr>
            <w:noProof/>
            <w:webHidden/>
          </w:rPr>
          <w:tab/>
        </w:r>
        <w:r>
          <w:rPr>
            <w:noProof/>
            <w:webHidden/>
          </w:rPr>
          <w:fldChar w:fldCharType="begin"/>
        </w:r>
        <w:r w:rsidR="003B439A">
          <w:rPr>
            <w:noProof/>
            <w:webHidden/>
          </w:rPr>
          <w:instrText xml:space="preserve"> PAGEREF _Toc336530114 \h </w:instrText>
        </w:r>
        <w:r>
          <w:rPr>
            <w:noProof/>
            <w:webHidden/>
          </w:rPr>
        </w:r>
        <w:r>
          <w:rPr>
            <w:noProof/>
            <w:webHidden/>
          </w:rPr>
          <w:fldChar w:fldCharType="separate"/>
        </w:r>
        <w:r w:rsidR="003B439A">
          <w:rPr>
            <w:noProof/>
            <w:webHidden/>
          </w:rPr>
          <w:t>15</w:t>
        </w:r>
        <w:r>
          <w:rPr>
            <w:noProof/>
            <w:webHidden/>
          </w:rPr>
          <w:fldChar w:fldCharType="end"/>
        </w:r>
      </w:hyperlink>
      <w:ins w:id="6" w:author="Darling, Andrew" w:date="2012-09-27T12:50:00Z">
        <w:r>
          <w:fldChar w:fldCharType="end"/>
        </w:r>
      </w:ins>
      <w:r w:rsidR="001D16BE">
        <w:br w:type="page"/>
      </w:r>
    </w:p>
    <w:p w:rsidR="004B4C39" w:rsidRPr="001D2F6E" w:rsidRDefault="00DF264C" w:rsidP="001D2F6E">
      <w:pPr>
        <w:rPr>
          <w:b/>
          <w:sz w:val="36"/>
        </w:rPr>
      </w:pPr>
      <w:r w:rsidRPr="001D2F6E">
        <w:rPr>
          <w:b/>
          <w:sz w:val="36"/>
        </w:rPr>
        <w:lastRenderedPageBreak/>
        <w:t>Requirements</w:t>
      </w:r>
      <w:r w:rsidR="001A6F99" w:rsidRPr="001D2F6E">
        <w:rPr>
          <w:b/>
          <w:sz w:val="36"/>
        </w:rPr>
        <w:t xml:space="preserve"> </w:t>
      </w:r>
    </w:p>
    <w:p w:rsidR="009B447B" w:rsidRDefault="00841410" w:rsidP="001D2F6E">
      <w:pPr>
        <w:pStyle w:val="Heading1"/>
      </w:pPr>
      <w:bookmarkStart w:id="7" w:name="_Toc336530138"/>
      <w:r>
        <w:t xml:space="preserve">Gap Analysis </w:t>
      </w:r>
      <w:r w:rsidR="001D2F6E">
        <w:t>Functionality</w:t>
      </w:r>
      <w:bookmarkEnd w:id="7"/>
    </w:p>
    <w:p w:rsidR="00841410" w:rsidRPr="00841410" w:rsidRDefault="00841410" w:rsidP="00841410">
      <w:r>
        <w:t xml:space="preserve">The gap analysis functionality should provide the Sandler Metrics System (SMS) user with the capability to identify where a prospective company’s “As-Is” capabilities are within 6 specific measurements and how those measurements compare to their desired “To-Be” capabilities.  This functionality will be processed in a few simple steps using the Gap Analysis functionality within the SMS. </w:t>
      </w:r>
    </w:p>
    <w:p w:rsidR="001D2F6E" w:rsidRDefault="00805FCE" w:rsidP="00805FCE">
      <w:pPr>
        <w:pStyle w:val="Heading2"/>
      </w:pPr>
      <w:bookmarkStart w:id="8" w:name="_Toc336530139"/>
      <w:r>
        <w:t>Gap Analysis Data “Selection”</w:t>
      </w:r>
      <w:bookmarkEnd w:id="8"/>
    </w:p>
    <w:p w:rsidR="00805FCE" w:rsidRDefault="00805FCE" w:rsidP="00DF264C">
      <w:r>
        <w:t xml:space="preserve">When the user selects the “Gap Analysis” button on the top line menu, they will come to the following screen to allow them to select the data ranges for the 6 measurements included. </w:t>
      </w:r>
    </w:p>
    <w:p w:rsidR="00805FCE" w:rsidRDefault="00805FCE" w:rsidP="00E2186C">
      <w:pPr>
        <w:jc w:val="center"/>
        <w:rPr>
          <w:ins w:id="9" w:author="Darling, Andrew" w:date="2012-09-27T12:09:00Z"/>
        </w:rPr>
      </w:pPr>
      <w:r>
        <w:rPr>
          <w:noProof/>
        </w:rPr>
        <w:drawing>
          <wp:inline distT="0" distB="0" distL="0" distR="0">
            <wp:extent cx="6343650" cy="4759960"/>
            <wp:effectExtent l="19050" t="0" r="0" b="0"/>
            <wp:docPr id="2" name="Picture 1" descr="Gap Analysis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 Analysis Selection.png"/>
                    <pic:cNvPicPr/>
                  </pic:nvPicPr>
                  <pic:blipFill>
                    <a:blip r:embed="rId10" cstate="print"/>
                    <a:stretch>
                      <a:fillRect/>
                    </a:stretch>
                  </pic:blipFill>
                  <pic:spPr>
                    <a:xfrm>
                      <a:off x="0" y="0"/>
                      <a:ext cx="6343650" cy="4759960"/>
                    </a:xfrm>
                    <a:prstGeom prst="rect">
                      <a:avLst/>
                    </a:prstGeom>
                  </pic:spPr>
                </pic:pic>
              </a:graphicData>
            </a:graphic>
          </wp:inline>
        </w:drawing>
      </w:r>
    </w:p>
    <w:p w:rsidR="00000000" w:rsidRDefault="008D6944">
      <w:pPr>
        <w:pStyle w:val="Caption"/>
        <w:pPrChange w:id="10" w:author="Darling, Andrew" w:date="2012-09-27T12:09:00Z">
          <w:pPr>
            <w:jc w:val="center"/>
          </w:pPr>
        </w:pPrChange>
      </w:pPr>
      <w:bookmarkStart w:id="11" w:name="_Ref336513843"/>
      <w:bookmarkStart w:id="12" w:name="_Toc336530105"/>
      <w:ins w:id="13" w:author="Darling, Andrew" w:date="2012-09-27T12:09:00Z">
        <w:r>
          <w:t xml:space="preserve">Figure </w:t>
        </w:r>
      </w:ins>
      <w:fldSimple w:instr=" STYLEREF 1 \s ">
        <w:r w:rsidR="003B439A">
          <w:rPr>
            <w:noProof/>
          </w:rPr>
          <w:t>1</w:t>
        </w:r>
      </w:fldSimple>
      <w:r w:rsidR="003B439A">
        <w:noBreakHyphen/>
      </w:r>
      <w:fldSimple w:instr=" SEQ Figure \* ARABIC \s 1 ">
        <w:r w:rsidR="003B439A">
          <w:rPr>
            <w:noProof/>
          </w:rPr>
          <w:t>1</w:t>
        </w:r>
      </w:fldSimple>
      <w:ins w:id="14" w:author="Darling, Andrew" w:date="2012-09-27T12:09:00Z">
        <w:r>
          <w:t xml:space="preserve">: </w:t>
        </w:r>
      </w:ins>
      <w:ins w:id="15" w:author="Darling, Andrew" w:date="2012-09-27T12:49:00Z">
        <w:r w:rsidR="001453A7">
          <w:t>Gap Analysis Data Entry</w:t>
        </w:r>
      </w:ins>
      <w:ins w:id="16" w:author="Darling, Andrew" w:date="2012-09-27T12:51:00Z">
        <w:r w:rsidR="001453A7">
          <w:t xml:space="preserve"> Screen</w:t>
        </w:r>
      </w:ins>
      <w:bookmarkEnd w:id="11"/>
      <w:bookmarkEnd w:id="12"/>
    </w:p>
    <w:p w:rsidR="00805FCE" w:rsidRDefault="00805FCE" w:rsidP="00E2186C">
      <w:pPr>
        <w:pStyle w:val="ListParagraph"/>
        <w:numPr>
          <w:ilvl w:val="0"/>
          <w:numId w:val="47"/>
        </w:numPr>
      </w:pPr>
      <w:r>
        <w:t>The user will need to first select a Company and then select a Contact that is</w:t>
      </w:r>
      <w:r w:rsidR="00E2186C">
        <w:t xml:space="preserve"> associated with that Company.</w:t>
      </w:r>
    </w:p>
    <w:p w:rsidR="00E2186C" w:rsidRDefault="00E2186C" w:rsidP="00E2186C">
      <w:pPr>
        <w:pStyle w:val="ListParagraph"/>
        <w:numPr>
          <w:ilvl w:val="0"/>
          <w:numId w:val="47"/>
        </w:numPr>
      </w:pPr>
      <w:r>
        <w:t>The user will then make the selections of the “As-Is” elements and the “To-Be” elements (the data for these elements can be found in Section 1.2 of this document).</w:t>
      </w:r>
    </w:p>
    <w:p w:rsidR="00805FCE" w:rsidRPr="00707780" w:rsidRDefault="00707780" w:rsidP="00707780">
      <w:pPr>
        <w:pStyle w:val="ListParagraph"/>
        <w:numPr>
          <w:ilvl w:val="0"/>
          <w:numId w:val="47"/>
        </w:numPr>
        <w:spacing w:after="200"/>
        <w:rPr>
          <w:rFonts w:asciiTheme="majorHAnsi" w:eastAsiaTheme="majorEastAsia" w:hAnsiTheme="majorHAnsi" w:cstheme="majorBidi"/>
          <w:b/>
          <w:bCs/>
          <w:sz w:val="26"/>
          <w:szCs w:val="26"/>
        </w:rPr>
      </w:pPr>
      <w:r>
        <w:t>Once all of the values have been selected for “As-Is” and for “To-Be”, the user will select “View Gap Analysis Report”</w:t>
      </w:r>
      <w:r w:rsidR="00805FCE">
        <w:br w:type="page"/>
      </w:r>
    </w:p>
    <w:p w:rsidR="00805FCE" w:rsidRDefault="00E2186C" w:rsidP="00805FCE">
      <w:pPr>
        <w:pStyle w:val="Heading2"/>
      </w:pPr>
      <w:bookmarkStart w:id="17" w:name="_Toc336530140"/>
      <w:r>
        <w:lastRenderedPageBreak/>
        <w:t>Gap Analysis “Data Elements”</w:t>
      </w:r>
      <w:bookmarkEnd w:id="17"/>
    </w:p>
    <w:p w:rsidR="009B447B" w:rsidRDefault="00805FCE" w:rsidP="00DF264C">
      <w:r>
        <w:t>The information within the data ranges will come from database table</w:t>
      </w:r>
      <w:r w:rsidR="001971B1">
        <w:t>s</w:t>
      </w:r>
      <w:r>
        <w:t xml:space="preserve"> </w:t>
      </w:r>
      <w:r w:rsidR="001971B1">
        <w:t xml:space="preserve">[the orange and gray column within the “bold” box would be considered a table – 6 tables in all] </w:t>
      </w:r>
      <w:r>
        <w:t>as indicated in the figure below.</w:t>
      </w:r>
      <w:r w:rsidR="00E2186C">
        <w:t xml:space="preserve">  For right now, the data in the tables represent the expectation and best industry practices.  However, in the future, the data in these tables will be populated from data retrieved from calculations performed within the MSI Data Warehouse. </w:t>
      </w:r>
    </w:p>
    <w:p w:rsidR="00674805" w:rsidRDefault="00674805" w:rsidP="00DF264C">
      <w:r>
        <w:t xml:space="preserve">Note: The values in the drop down selection boxes in the “Perform Gap Analysis” screen should come from the values in the orange shaded columns below.  The corresponding values in the gray shaded columns (within the “bolded” box) </w:t>
      </w:r>
      <w:r w:rsidR="00707780">
        <w:t>are</w:t>
      </w:r>
      <w:r>
        <w:t xml:space="preserve"> the value</w:t>
      </w:r>
      <w:r w:rsidR="00707780">
        <w:t>s</w:t>
      </w:r>
      <w:r>
        <w:t xml:space="preserve"> that should be used to populate the chart seen in the figure in Section 1.3.</w:t>
      </w:r>
    </w:p>
    <w:p w:rsidR="00674805" w:rsidRDefault="00674805" w:rsidP="00DF264C"/>
    <w:p w:rsidR="00E2186C" w:rsidRDefault="00674805" w:rsidP="00E2186C">
      <w:pPr>
        <w:jc w:val="center"/>
      </w:pPr>
      <w:r>
        <w:rPr>
          <w:noProof/>
        </w:rPr>
        <w:drawing>
          <wp:inline distT="0" distB="0" distL="0" distR="0">
            <wp:extent cx="5553075" cy="3095625"/>
            <wp:effectExtent l="19050" t="0" r="952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5553075" cy="3095625"/>
                    </a:xfrm>
                    <a:prstGeom prst="rect">
                      <a:avLst/>
                    </a:prstGeom>
                    <a:noFill/>
                    <a:ln w="9525">
                      <a:noFill/>
                      <a:miter lim="800000"/>
                      <a:headEnd/>
                      <a:tailEnd/>
                    </a:ln>
                  </pic:spPr>
                </pic:pic>
              </a:graphicData>
            </a:graphic>
          </wp:inline>
        </w:drawing>
      </w:r>
    </w:p>
    <w:p w:rsidR="00000000" w:rsidRDefault="001453A7">
      <w:pPr>
        <w:pStyle w:val="Caption"/>
        <w:pPrChange w:id="18" w:author="Darling, Andrew" w:date="2012-09-27T12:50:00Z">
          <w:pPr/>
        </w:pPrChange>
      </w:pPr>
      <w:bookmarkStart w:id="19" w:name="_Ref336523640"/>
      <w:bookmarkStart w:id="20" w:name="_Toc336530106"/>
      <w:ins w:id="21" w:author="Darling, Andrew" w:date="2012-09-27T12:50:00Z">
        <w:r>
          <w:t xml:space="preserve">Figure </w:t>
        </w:r>
      </w:ins>
      <w:fldSimple w:instr=" STYLEREF 1 \s ">
        <w:r w:rsidR="003B439A">
          <w:rPr>
            <w:noProof/>
          </w:rPr>
          <w:t>1</w:t>
        </w:r>
      </w:fldSimple>
      <w:r w:rsidR="003B439A">
        <w:noBreakHyphen/>
      </w:r>
      <w:fldSimple w:instr=" SEQ Figure \* ARABIC \s 1 ">
        <w:r w:rsidR="003B439A">
          <w:rPr>
            <w:noProof/>
          </w:rPr>
          <w:t>2</w:t>
        </w:r>
      </w:fldSimple>
      <w:ins w:id="22" w:author="Darling, Andrew" w:date="2012-09-27T12:50:00Z">
        <w:r>
          <w:t>: Gap Analysis Data Selection Table Recommendations</w:t>
        </w:r>
      </w:ins>
      <w:bookmarkEnd w:id="19"/>
      <w:bookmarkEnd w:id="20"/>
    </w:p>
    <w:p w:rsidR="00674805" w:rsidRDefault="00674805">
      <w:pPr>
        <w:spacing w:after="200"/>
        <w:rPr>
          <w:rFonts w:asciiTheme="majorHAnsi" w:eastAsiaTheme="majorEastAsia" w:hAnsiTheme="majorHAnsi" w:cstheme="majorBidi"/>
          <w:b/>
          <w:bCs/>
          <w:sz w:val="26"/>
          <w:szCs w:val="26"/>
        </w:rPr>
      </w:pPr>
      <w:r>
        <w:br w:type="page"/>
      </w:r>
    </w:p>
    <w:p w:rsidR="00E2186C" w:rsidRDefault="00E2186C" w:rsidP="00E2186C">
      <w:pPr>
        <w:pStyle w:val="Heading2"/>
      </w:pPr>
      <w:bookmarkStart w:id="23" w:name="_Toc336530141"/>
      <w:r>
        <w:lastRenderedPageBreak/>
        <w:t>Gap Analysis Data “Report”</w:t>
      </w:r>
      <w:bookmarkEnd w:id="23"/>
    </w:p>
    <w:p w:rsidR="00E2186C" w:rsidRDefault="00707780" w:rsidP="00E2186C">
      <w:r>
        <w:t>Once the gap analysis report has been selected [from the previous screen] the following screen will appear:</w:t>
      </w:r>
    </w:p>
    <w:p w:rsidR="00707780" w:rsidRDefault="003D62F0" w:rsidP="00E2186C">
      <w:pPr>
        <w:rPr>
          <w:ins w:id="24" w:author="Darling, Andrew" w:date="2012-09-27T12:51:00Z"/>
        </w:rPr>
      </w:pPr>
      <w:r>
        <w:rPr>
          <w:noProof/>
        </w:rPr>
        <w:drawing>
          <wp:inline distT="0" distB="0" distL="0" distR="0">
            <wp:extent cx="6343650" cy="4759960"/>
            <wp:effectExtent l="19050" t="0" r="0" b="0"/>
            <wp:docPr id="1" name="Picture 0" descr="Gap Analysi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 Analysis Report.png"/>
                    <pic:cNvPicPr/>
                  </pic:nvPicPr>
                  <pic:blipFill>
                    <a:blip r:embed="rId12" cstate="print"/>
                    <a:stretch>
                      <a:fillRect/>
                    </a:stretch>
                  </pic:blipFill>
                  <pic:spPr>
                    <a:xfrm>
                      <a:off x="0" y="0"/>
                      <a:ext cx="6343650" cy="4759960"/>
                    </a:xfrm>
                    <a:prstGeom prst="rect">
                      <a:avLst/>
                    </a:prstGeom>
                  </pic:spPr>
                </pic:pic>
              </a:graphicData>
            </a:graphic>
          </wp:inline>
        </w:drawing>
      </w:r>
    </w:p>
    <w:p w:rsidR="00000000" w:rsidRDefault="001453A7">
      <w:pPr>
        <w:pStyle w:val="Caption"/>
        <w:pPrChange w:id="25" w:author="Darling, Andrew" w:date="2012-09-27T12:51:00Z">
          <w:pPr/>
        </w:pPrChange>
      </w:pPr>
      <w:bookmarkStart w:id="26" w:name="_Ref336515150"/>
      <w:bookmarkStart w:id="27" w:name="_Toc336530107"/>
      <w:ins w:id="28" w:author="Darling, Andrew" w:date="2012-09-27T12:51:00Z">
        <w:r>
          <w:t xml:space="preserve">Figure </w:t>
        </w:r>
      </w:ins>
      <w:fldSimple w:instr=" STYLEREF 1 \s ">
        <w:r w:rsidR="003B439A">
          <w:rPr>
            <w:noProof/>
          </w:rPr>
          <w:t>1</w:t>
        </w:r>
      </w:fldSimple>
      <w:r w:rsidR="003B439A">
        <w:noBreakHyphen/>
      </w:r>
      <w:fldSimple w:instr=" SEQ Figure \* ARABIC \s 1 ">
        <w:r w:rsidR="003B439A">
          <w:rPr>
            <w:noProof/>
          </w:rPr>
          <w:t>3</w:t>
        </w:r>
      </w:fldSimple>
      <w:ins w:id="29" w:author="Darling, Andrew" w:date="2012-09-27T12:51:00Z">
        <w:r>
          <w:t>: Gap Analysis Report Screen</w:t>
        </w:r>
      </w:ins>
      <w:bookmarkEnd w:id="26"/>
      <w:bookmarkEnd w:id="27"/>
    </w:p>
    <w:p w:rsidR="00E2186C" w:rsidRDefault="004940C5" w:rsidP="00E2186C">
      <w:pPr>
        <w:rPr>
          <w:ins w:id="30" w:author="Darling, Andrew" w:date="2012-09-27T11:40:00Z"/>
          <w:color w:val="FF0000"/>
        </w:rPr>
      </w:pPr>
      <w:ins w:id="31" w:author="Darling, Andrew" w:date="2012-09-26T23:03:00Z">
        <w:r w:rsidRPr="00104DE2">
          <w:rPr>
            <w:color w:val="FF0000"/>
          </w:rPr>
          <w:t>(N</w:t>
        </w:r>
      </w:ins>
      <w:ins w:id="32" w:author="Darling, Andrew" w:date="2012-09-26T23:04:00Z">
        <w:r w:rsidRPr="00104DE2">
          <w:rPr>
            <w:color w:val="FF0000"/>
          </w:rPr>
          <w:t>ote: this is an updated diagram)</w:t>
        </w:r>
      </w:ins>
    </w:p>
    <w:p w:rsidR="00000000" w:rsidRDefault="00104DE2">
      <w:pPr>
        <w:pStyle w:val="Heading3"/>
        <w:pPrChange w:id="33" w:author="Darling, Andrew" w:date="2012-09-27T11:41:00Z">
          <w:pPr/>
        </w:pPrChange>
      </w:pPr>
      <w:bookmarkStart w:id="34" w:name="_Toc336530142"/>
      <w:ins w:id="35" w:author="Darling, Andrew" w:date="2012-09-27T11:41:00Z">
        <w:r>
          <w:t>As-Is Information</w:t>
        </w:r>
      </w:ins>
      <w:bookmarkEnd w:id="34"/>
    </w:p>
    <w:p w:rsidR="00805FCE" w:rsidRDefault="00707780" w:rsidP="00707780">
      <w:pPr>
        <w:pStyle w:val="ListParagraph"/>
        <w:numPr>
          <w:ilvl w:val="0"/>
          <w:numId w:val="48"/>
        </w:numPr>
        <w:rPr>
          <w:ins w:id="36" w:author="Darling, Andrew" w:date="2012-09-27T11:41:00Z"/>
        </w:rPr>
      </w:pPr>
      <w:r>
        <w:t xml:space="preserve">The </w:t>
      </w:r>
      <w:r w:rsidR="004254AA">
        <w:t>values in the “As-Is” column identified are the values from those “</w:t>
      </w:r>
      <w:r w:rsidR="00C40B3B">
        <w:t>orange</w:t>
      </w:r>
      <w:r w:rsidR="004254AA">
        <w:t>” shaded columns in Section 1.2 that are applicable to the selections from the “</w:t>
      </w:r>
      <w:r w:rsidR="00C40B3B">
        <w:t>gray</w:t>
      </w:r>
      <w:r w:rsidR="004254AA">
        <w:t>” shaded columns in Section 1.2.</w:t>
      </w:r>
    </w:p>
    <w:p w:rsidR="00104DE2" w:rsidRDefault="00104DE2" w:rsidP="00707780">
      <w:pPr>
        <w:pStyle w:val="ListParagraph"/>
        <w:numPr>
          <w:ilvl w:val="0"/>
          <w:numId w:val="48"/>
        </w:numPr>
      </w:pPr>
      <w:ins w:id="37" w:author="Darling, Andrew" w:date="2012-09-27T11:41:00Z">
        <w:r>
          <w:t xml:space="preserve">These data fields should be populated from the </w:t>
        </w:r>
      </w:ins>
      <w:ins w:id="38" w:author="Darling, Andrew" w:date="2012-09-27T11:42:00Z">
        <w:r>
          <w:t>appropriate fields in the new tables identified in Section 1.2.</w:t>
        </w:r>
      </w:ins>
    </w:p>
    <w:p w:rsidR="00104DE2" w:rsidRPr="00104DE2" w:rsidRDefault="00104DE2" w:rsidP="00104DE2">
      <w:pPr>
        <w:pStyle w:val="Heading3"/>
        <w:rPr>
          <w:ins w:id="39" w:author="Darling, Andrew" w:date="2012-09-27T11:42:00Z"/>
        </w:rPr>
      </w:pPr>
      <w:bookmarkStart w:id="40" w:name="_Toc336530143"/>
      <w:ins w:id="41" w:author="Darling, Andrew" w:date="2012-09-27T11:45:00Z">
        <w:r>
          <w:t>Desired Annual Improvement %</w:t>
        </w:r>
      </w:ins>
      <w:bookmarkEnd w:id="40"/>
    </w:p>
    <w:p w:rsidR="00104DE2" w:rsidRDefault="00104DE2" w:rsidP="00104DE2">
      <w:pPr>
        <w:pStyle w:val="ListParagraph"/>
        <w:numPr>
          <w:ilvl w:val="0"/>
          <w:numId w:val="48"/>
        </w:numPr>
      </w:pPr>
      <w:r>
        <w:t>The “Select Desired Annual Improvement %” fields provide the user with the ability to make a selection of how much they would want to incrementally improve their performance annually.</w:t>
      </w:r>
    </w:p>
    <w:p w:rsidR="00104DE2" w:rsidRDefault="00104DE2" w:rsidP="00104DE2">
      <w:pPr>
        <w:pStyle w:val="ListParagraph"/>
        <w:numPr>
          <w:ilvl w:val="1"/>
          <w:numId w:val="48"/>
        </w:numPr>
      </w:pPr>
      <w:r>
        <w:t>Note: The values in the drop down selection boxes for all 6 of the measurements should be 10% to 100% in 10% increments [e.g. 10%, 20%, 30%....100%]</w:t>
      </w:r>
    </w:p>
    <w:p w:rsidR="00104DE2" w:rsidRDefault="00104DE2" w:rsidP="00104DE2">
      <w:pPr>
        <w:pStyle w:val="ListParagraph"/>
        <w:numPr>
          <w:ilvl w:val="1"/>
          <w:numId w:val="48"/>
        </w:numPr>
        <w:rPr>
          <w:ins w:id="42" w:author="Darling, Andrew" w:date="2012-09-26T23:04:00Z"/>
        </w:rPr>
      </w:pPr>
      <w:r>
        <w:t>The data captured in this “Select Desired Annual…” field will be used in the ROI functionality.</w:t>
      </w:r>
    </w:p>
    <w:p w:rsidR="00104DE2" w:rsidRPr="00104DE2" w:rsidRDefault="00104DE2" w:rsidP="00104DE2">
      <w:pPr>
        <w:pStyle w:val="Heading3"/>
        <w:rPr>
          <w:ins w:id="43" w:author="Darling, Andrew" w:date="2012-09-27T11:46:00Z"/>
        </w:rPr>
      </w:pPr>
      <w:bookmarkStart w:id="44" w:name="_Toc336530144"/>
      <w:ins w:id="45" w:author="Darling, Andrew" w:date="2012-09-27T11:46:00Z">
        <w:r>
          <w:lastRenderedPageBreak/>
          <w:t>Gap Analysis Report “Graph”</w:t>
        </w:r>
        <w:bookmarkEnd w:id="44"/>
      </w:ins>
    </w:p>
    <w:p w:rsidR="00104DE2" w:rsidRDefault="00104DE2" w:rsidP="00104DE2">
      <w:pPr>
        <w:pStyle w:val="ListParagraph"/>
        <w:numPr>
          <w:ilvl w:val="0"/>
          <w:numId w:val="48"/>
        </w:numPr>
      </w:pPr>
      <w:r>
        <w:t xml:space="preserve">The “graphic” in the middle of the page is based on the </w:t>
      </w:r>
      <w:ins w:id="46" w:author="Darling, Andrew" w:date="2012-09-27T12:06:00Z">
        <w:r w:rsidR="00157E68">
          <w:t xml:space="preserve">data from the </w:t>
        </w:r>
      </w:ins>
      <w:r>
        <w:t>“gray” shaded columns in Section 1.2 that are applicable to the</w:t>
      </w:r>
      <w:ins w:id="47" w:author="Darling, Andrew" w:date="2012-09-27T12:06:00Z">
        <w:r w:rsidR="00157E68">
          <w:t xml:space="preserve"> “As-Is” or the “To-Be” data that was selected as shown in the</w:t>
        </w:r>
      </w:ins>
      <w:r>
        <w:t xml:space="preserve"> “orange” columns in Section 1.2 for all 6 of the measurements.</w:t>
      </w:r>
    </w:p>
    <w:p w:rsidR="008D6944" w:rsidRPr="00104DE2" w:rsidRDefault="008D6944" w:rsidP="008D6944">
      <w:pPr>
        <w:pStyle w:val="Heading3"/>
        <w:rPr>
          <w:ins w:id="48" w:author="Darling, Andrew" w:date="2012-09-27T12:07:00Z"/>
        </w:rPr>
      </w:pPr>
      <w:bookmarkStart w:id="49" w:name="_Toc336530145"/>
      <w:ins w:id="50" w:author="Darling, Andrew" w:date="2012-09-27T12:07:00Z">
        <w:r>
          <w:t>To-Be Information</w:t>
        </w:r>
        <w:bookmarkEnd w:id="49"/>
      </w:ins>
    </w:p>
    <w:p w:rsidR="004254AA" w:rsidRDefault="004254AA" w:rsidP="004254AA">
      <w:pPr>
        <w:pStyle w:val="ListParagraph"/>
        <w:numPr>
          <w:ilvl w:val="0"/>
          <w:numId w:val="48"/>
        </w:numPr>
        <w:rPr>
          <w:ins w:id="51" w:author="Darling, Andrew" w:date="2012-09-27T12:07:00Z"/>
        </w:rPr>
      </w:pPr>
      <w:r>
        <w:t>The values in the “To-Be” column identified are the values from those “</w:t>
      </w:r>
      <w:r w:rsidR="00C40B3B">
        <w:t>orange</w:t>
      </w:r>
      <w:r>
        <w:t>” shaded columns in Section 1.2 that are applicable to the selections from the “</w:t>
      </w:r>
      <w:r w:rsidR="00C40B3B">
        <w:t>gray</w:t>
      </w:r>
      <w:r>
        <w:t>” shaded columns in Section 1.2.</w:t>
      </w:r>
    </w:p>
    <w:p w:rsidR="008D6944" w:rsidRDefault="008D6944" w:rsidP="004254AA">
      <w:pPr>
        <w:pStyle w:val="ListParagraph"/>
        <w:numPr>
          <w:ilvl w:val="0"/>
          <w:numId w:val="48"/>
        </w:numPr>
      </w:pPr>
      <w:ins w:id="52" w:author="Darling, Andrew" w:date="2012-09-27T12:07:00Z">
        <w:r>
          <w:t>The data fields should be populated from the appropriate fields in the new tables identified in Section 1.2.</w:t>
        </w:r>
      </w:ins>
    </w:p>
    <w:p w:rsidR="008D6944" w:rsidRPr="00104DE2" w:rsidRDefault="008D6944" w:rsidP="008D6944">
      <w:pPr>
        <w:pStyle w:val="Heading3"/>
        <w:rPr>
          <w:ins w:id="53" w:author="Darling, Andrew" w:date="2012-09-27T12:08:00Z"/>
        </w:rPr>
      </w:pPr>
      <w:bookmarkStart w:id="54" w:name="_Toc336530146"/>
      <w:ins w:id="55" w:author="Darling, Andrew" w:date="2012-09-27T12:08:00Z">
        <w:r>
          <w:t>Gap Analysis “Navigation”</w:t>
        </w:r>
        <w:bookmarkEnd w:id="54"/>
      </w:ins>
    </w:p>
    <w:p w:rsidR="00000000" w:rsidRDefault="004940C5">
      <w:pPr>
        <w:pStyle w:val="ListParagraph"/>
        <w:numPr>
          <w:ilvl w:val="0"/>
          <w:numId w:val="48"/>
        </w:numPr>
        <w:rPr>
          <w:ins w:id="56" w:author="Darling, Andrew" w:date="2012-09-26T23:05:00Z"/>
        </w:rPr>
        <w:pPrChange w:id="57" w:author="Darling, Andrew" w:date="2012-09-26T23:04:00Z">
          <w:pPr>
            <w:pStyle w:val="ListParagraph"/>
            <w:numPr>
              <w:ilvl w:val="1"/>
              <w:numId w:val="48"/>
            </w:numPr>
            <w:ind w:left="1440" w:hanging="360"/>
          </w:pPr>
        </w:pPrChange>
      </w:pPr>
      <w:ins w:id="58" w:author="Darling, Andrew" w:date="2012-09-26T23:05:00Z">
        <w:r>
          <w:t>The navigation selections at the bottom of the page are described here:</w:t>
        </w:r>
      </w:ins>
    </w:p>
    <w:p w:rsidR="00E03625" w:rsidRDefault="00E9156E">
      <w:pPr>
        <w:pStyle w:val="ListParagraph"/>
        <w:numPr>
          <w:ilvl w:val="1"/>
          <w:numId w:val="48"/>
        </w:numPr>
        <w:rPr>
          <w:ins w:id="59" w:author="Darling, Andrew" w:date="2012-09-27T12:58:00Z"/>
        </w:rPr>
      </w:pPr>
      <w:ins w:id="60" w:author="Darling, Andrew" w:date="2012-09-26T23:05:00Z">
        <w:r w:rsidRPr="00E9156E">
          <w:rPr>
            <w:b/>
            <w:rPrChange w:id="61" w:author="Darling, Andrew" w:date="2012-09-27T12:54:00Z">
              <w:rPr/>
            </w:rPrChange>
          </w:rPr>
          <w:t>Edit:  As-Is/To-Be Data</w:t>
        </w:r>
      </w:ins>
    </w:p>
    <w:p w:rsidR="00000000" w:rsidRDefault="00E03625">
      <w:pPr>
        <w:pStyle w:val="ListParagraph"/>
        <w:numPr>
          <w:ilvl w:val="2"/>
          <w:numId w:val="48"/>
        </w:numPr>
        <w:rPr>
          <w:ins w:id="62" w:author="Darling, Andrew" w:date="2012-09-27T12:55:00Z"/>
        </w:rPr>
        <w:pPrChange w:id="63" w:author="Darling, Andrew" w:date="2012-09-27T12:58:00Z">
          <w:pPr>
            <w:pStyle w:val="ListParagraph"/>
            <w:numPr>
              <w:ilvl w:val="1"/>
              <w:numId w:val="48"/>
            </w:numPr>
            <w:ind w:left="1440" w:hanging="360"/>
          </w:pPr>
        </w:pPrChange>
      </w:pPr>
      <w:ins w:id="64" w:author="Darling, Andrew" w:date="2012-09-27T12:58:00Z">
        <w:r>
          <w:t>T</w:t>
        </w:r>
      </w:ins>
      <w:ins w:id="65" w:author="Darling, Andrew" w:date="2012-09-26T23:05:00Z">
        <w:r w:rsidR="004940C5">
          <w:t xml:space="preserve">his will take the user back to the </w:t>
        </w:r>
      </w:ins>
      <w:ins w:id="66" w:author="Darling, Andrew" w:date="2012-09-27T12:55:00Z">
        <w:r w:rsidR="00E9156E">
          <w:fldChar w:fldCharType="begin"/>
        </w:r>
        <w:r w:rsidR="001453A7">
          <w:instrText xml:space="preserve"> REF _Ref336513843 \h </w:instrText>
        </w:r>
      </w:ins>
      <w:r w:rsidR="00E9156E">
        <w:fldChar w:fldCharType="separate"/>
      </w:r>
      <w:ins w:id="67" w:author="Darling, Andrew" w:date="2012-09-27T12:55:00Z">
        <w:r w:rsidR="001453A7">
          <w:t xml:space="preserve">Figure </w:t>
        </w:r>
        <w:r w:rsidR="001453A7">
          <w:rPr>
            <w:noProof/>
          </w:rPr>
          <w:t>1</w:t>
        </w:r>
        <w:r w:rsidR="001453A7">
          <w:noBreakHyphen/>
        </w:r>
        <w:r w:rsidR="001453A7">
          <w:rPr>
            <w:noProof/>
          </w:rPr>
          <w:t>1</w:t>
        </w:r>
        <w:r w:rsidR="001453A7">
          <w:t>: Gap Analysis Data Entry Screen</w:t>
        </w:r>
        <w:r w:rsidR="00E9156E">
          <w:fldChar w:fldCharType="end"/>
        </w:r>
      </w:ins>
      <w:ins w:id="68" w:author="Darling, Andrew" w:date="2012-09-26T23:06:00Z">
        <w:r w:rsidR="004940C5">
          <w:t xml:space="preserve"> to </w:t>
        </w:r>
      </w:ins>
      <w:ins w:id="69" w:author="Darling, Andrew" w:date="2012-09-27T12:55:00Z">
        <w:r w:rsidR="001453A7">
          <w:t xml:space="preserve">allow the user to </w:t>
        </w:r>
      </w:ins>
      <w:ins w:id="70" w:author="Darling, Andrew" w:date="2012-09-26T23:06:00Z">
        <w:r w:rsidR="004940C5">
          <w:t>potentially adjust any of the “As-Is” or the “</w:t>
        </w:r>
      </w:ins>
      <w:ins w:id="71" w:author="Darling, Andrew" w:date="2012-09-27T12:08:00Z">
        <w:r w:rsidR="008D6944">
          <w:t>To-Be”</w:t>
        </w:r>
      </w:ins>
      <w:ins w:id="72" w:author="Darling, Andrew" w:date="2012-09-27T12:09:00Z">
        <w:r w:rsidR="008D6944">
          <w:t xml:space="preserve"> drop down selections</w:t>
        </w:r>
      </w:ins>
    </w:p>
    <w:p w:rsidR="00E03625" w:rsidRPr="00E03625" w:rsidRDefault="001453A7">
      <w:pPr>
        <w:pStyle w:val="ListParagraph"/>
        <w:numPr>
          <w:ilvl w:val="1"/>
          <w:numId w:val="48"/>
        </w:numPr>
        <w:rPr>
          <w:ins w:id="73" w:author="Darling, Andrew" w:date="2012-09-27T12:59:00Z"/>
          <w:rPrChange w:id="74" w:author="Darling, Andrew" w:date="2012-09-27T12:59:00Z">
            <w:rPr>
              <w:ins w:id="75" w:author="Darling, Andrew" w:date="2012-09-27T12:59:00Z"/>
              <w:b/>
            </w:rPr>
          </w:rPrChange>
        </w:rPr>
      </w:pPr>
      <w:ins w:id="76" w:author="Darling, Andrew" w:date="2012-09-27T12:55:00Z">
        <w:r>
          <w:rPr>
            <w:b/>
          </w:rPr>
          <w:t>S</w:t>
        </w:r>
      </w:ins>
      <w:ins w:id="77" w:author="Darling, Andrew" w:date="2012-09-27T12:56:00Z">
        <w:r>
          <w:rPr>
            <w:b/>
          </w:rPr>
          <w:t>ave:  Gap Analysis Record</w:t>
        </w:r>
      </w:ins>
    </w:p>
    <w:p w:rsidR="00000000" w:rsidRDefault="00E03625">
      <w:pPr>
        <w:pStyle w:val="ListParagraph"/>
        <w:numPr>
          <w:ilvl w:val="2"/>
          <w:numId w:val="48"/>
        </w:numPr>
        <w:rPr>
          <w:ins w:id="78" w:author="Darling, Andrew" w:date="2012-09-27T13:09:00Z"/>
        </w:rPr>
        <w:pPrChange w:id="79" w:author="Darling, Andrew" w:date="2012-09-27T12:59:00Z">
          <w:pPr>
            <w:pStyle w:val="ListParagraph"/>
            <w:numPr>
              <w:ilvl w:val="1"/>
              <w:numId w:val="48"/>
            </w:numPr>
            <w:ind w:left="1440" w:hanging="360"/>
          </w:pPr>
        </w:pPrChange>
      </w:pPr>
      <w:ins w:id="80" w:author="Darling, Andrew" w:date="2012-09-27T12:59:00Z">
        <w:r>
          <w:t>T</w:t>
        </w:r>
      </w:ins>
      <w:ins w:id="81" w:author="Darling, Andrew" w:date="2012-09-27T12:56:00Z">
        <w:r w:rsidR="001453A7">
          <w:t>his will write the re</w:t>
        </w:r>
      </w:ins>
      <w:ins w:id="82" w:author="Darling, Andrew" w:date="2012-09-27T12:59:00Z">
        <w:r>
          <w:t>cord to the database to include</w:t>
        </w:r>
      </w:ins>
      <w:ins w:id="83" w:author="Darling, Andrew" w:date="2012-09-27T13:04:00Z">
        <w:r>
          <w:t xml:space="preserve"> the</w:t>
        </w:r>
      </w:ins>
      <w:ins w:id="84" w:author="Darling, Andrew" w:date="2012-09-27T13:05:00Z">
        <w:r>
          <w:t xml:space="preserve"> following data for each of the 6 elements</w:t>
        </w:r>
      </w:ins>
      <w:ins w:id="85" w:author="Darling, Andrew" w:date="2012-09-27T13:04:00Z">
        <w:r>
          <w:t>: As-Is</w:t>
        </w:r>
      </w:ins>
      <w:ins w:id="86" w:author="Darling, Andrew" w:date="2012-09-27T13:05:00Z">
        <w:r>
          <w:t xml:space="preserve">; </w:t>
        </w:r>
      </w:ins>
      <w:ins w:id="87" w:author="Darling, Andrew" w:date="2012-09-27T13:04:00Z">
        <w:r>
          <w:t xml:space="preserve">Desired Annual Improvement %; Gap % [gap </w:t>
        </w:r>
      </w:ins>
      <w:ins w:id="88" w:author="Darling, Andrew" w:date="2012-09-27T13:05:00Z">
        <w:r>
          <w:t>between To-Be and As-Is];</w:t>
        </w:r>
      </w:ins>
      <w:ins w:id="89" w:author="Darling, Andrew" w:date="2012-09-27T13:06:00Z">
        <w:r>
          <w:t xml:space="preserve"> and To-Be</w:t>
        </w:r>
      </w:ins>
    </w:p>
    <w:p w:rsidR="00A16695" w:rsidRDefault="00A16695" w:rsidP="00A16695">
      <w:pPr>
        <w:pStyle w:val="ListParagraph"/>
        <w:numPr>
          <w:ilvl w:val="1"/>
          <w:numId w:val="48"/>
        </w:numPr>
        <w:rPr>
          <w:ins w:id="90" w:author="Darling, Andrew" w:date="2012-09-27T13:10:00Z"/>
        </w:rPr>
      </w:pPr>
      <w:ins w:id="91" w:author="Darling, Andrew" w:date="2012-09-27T13:09:00Z">
        <w:r>
          <w:rPr>
            <w:b/>
          </w:rPr>
          <w:t>Print:  Gap Analysis Graph</w:t>
        </w:r>
      </w:ins>
    </w:p>
    <w:p w:rsidR="00000000" w:rsidRDefault="00A16695">
      <w:pPr>
        <w:pStyle w:val="ListParagraph"/>
        <w:numPr>
          <w:ilvl w:val="2"/>
          <w:numId w:val="48"/>
        </w:numPr>
        <w:rPr>
          <w:ins w:id="92" w:author="Darling, Andrew" w:date="2012-09-27T13:11:00Z"/>
        </w:rPr>
        <w:pPrChange w:id="93" w:author="Darling, Andrew" w:date="2012-09-27T13:10:00Z">
          <w:pPr>
            <w:pStyle w:val="ListParagraph"/>
            <w:numPr>
              <w:ilvl w:val="1"/>
              <w:numId w:val="48"/>
            </w:numPr>
            <w:ind w:left="1440" w:hanging="360"/>
          </w:pPr>
        </w:pPrChange>
      </w:pPr>
      <w:ins w:id="94" w:author="Darling, Andrew" w:date="2012-09-27T13:10:00Z">
        <w:r>
          <w:t>This will provide the user with an export/print capability to print out the bar graph so th</w:t>
        </w:r>
      </w:ins>
      <w:ins w:id="95" w:author="Darling, Andrew" w:date="2012-09-27T13:11:00Z">
        <w:r>
          <w:t>at it can be compared to other “bar graphs” [if they want to keep going back to make changes]</w:t>
        </w:r>
      </w:ins>
    </w:p>
    <w:p w:rsidR="00000000" w:rsidRDefault="00A16695">
      <w:pPr>
        <w:pStyle w:val="ListParagraph"/>
        <w:numPr>
          <w:ilvl w:val="2"/>
          <w:numId w:val="48"/>
        </w:numPr>
        <w:rPr>
          <w:ins w:id="96" w:author="Darling, Andrew" w:date="2012-09-27T13:11:00Z"/>
        </w:rPr>
        <w:pPrChange w:id="97" w:author="Darling, Andrew" w:date="2012-09-27T13:10:00Z">
          <w:pPr>
            <w:pStyle w:val="ListParagraph"/>
            <w:numPr>
              <w:ilvl w:val="1"/>
              <w:numId w:val="48"/>
            </w:numPr>
            <w:ind w:left="1440" w:hanging="360"/>
          </w:pPr>
        </w:pPrChange>
      </w:pPr>
      <w:ins w:id="98" w:author="Darling, Andrew" w:date="2012-09-27T13:11:00Z">
        <w:r>
          <w:t>It is assumed that the user would need to “save” the record to the database before this “print” function would work</w:t>
        </w:r>
      </w:ins>
      <w:ins w:id="99" w:author="Darling, Andrew" w:date="2012-09-27T13:22:00Z">
        <w:r w:rsidR="008B49EB">
          <w:t xml:space="preserve"> - - therefore, the user should be notified to save the record if they try to select this navigation option before saving the record</w:t>
        </w:r>
      </w:ins>
    </w:p>
    <w:p w:rsidR="00A16695" w:rsidRDefault="00A16695" w:rsidP="00A16695">
      <w:pPr>
        <w:pStyle w:val="ListParagraph"/>
        <w:numPr>
          <w:ilvl w:val="1"/>
          <w:numId w:val="48"/>
        </w:numPr>
        <w:rPr>
          <w:ins w:id="100" w:author="Darling, Andrew" w:date="2012-09-27T13:12:00Z"/>
        </w:rPr>
      </w:pPr>
      <w:ins w:id="101" w:author="Darling, Andrew" w:date="2012-09-27T13:11:00Z">
        <w:r>
          <w:rPr>
            <w:b/>
          </w:rPr>
          <w:t>Edit:  ROI</w:t>
        </w:r>
      </w:ins>
      <w:ins w:id="102" w:author="Darling, Andrew" w:date="2012-09-27T13:12:00Z">
        <w:r>
          <w:rPr>
            <w:b/>
          </w:rPr>
          <w:t xml:space="preserve"> Record</w:t>
        </w:r>
      </w:ins>
    </w:p>
    <w:p w:rsidR="00000000" w:rsidRDefault="00A16695">
      <w:pPr>
        <w:pStyle w:val="ListParagraph"/>
        <w:numPr>
          <w:ilvl w:val="2"/>
          <w:numId w:val="48"/>
        </w:numPr>
        <w:rPr>
          <w:ins w:id="103" w:author="Darling, Andrew" w:date="2012-09-27T13:19:00Z"/>
        </w:rPr>
        <w:pPrChange w:id="104" w:author="Darling, Andrew" w:date="2012-09-27T13:12:00Z">
          <w:pPr>
            <w:pStyle w:val="ListParagraph"/>
            <w:numPr>
              <w:ilvl w:val="1"/>
              <w:numId w:val="48"/>
            </w:numPr>
            <w:ind w:left="1440" w:hanging="360"/>
          </w:pPr>
        </w:pPrChange>
      </w:pPr>
      <w:ins w:id="105" w:author="Darling, Andrew" w:date="2012-09-27T13:12:00Z">
        <w:r>
          <w:t xml:space="preserve">This will take the user to the </w:t>
        </w:r>
      </w:ins>
      <w:ins w:id="106" w:author="Darling, Andrew" w:date="2012-09-27T13:18:00Z">
        <w:r w:rsidR="00E9156E">
          <w:fldChar w:fldCharType="begin"/>
        </w:r>
        <w:r w:rsidR="00A149B3">
          <w:instrText xml:space="preserve"> REF _Ref336515254 \h </w:instrText>
        </w:r>
      </w:ins>
      <w:r w:rsidR="00E9156E">
        <w:fldChar w:fldCharType="separate"/>
      </w:r>
      <w:ins w:id="107" w:author="Darling, Andrew" w:date="2012-09-27T13:18:00Z">
        <w:r w:rsidR="00A149B3">
          <w:t xml:space="preserve">Figure </w:t>
        </w:r>
        <w:r w:rsidR="00A149B3">
          <w:rPr>
            <w:noProof/>
          </w:rPr>
          <w:t>2</w:t>
        </w:r>
        <w:r w:rsidR="00A149B3">
          <w:noBreakHyphen/>
        </w:r>
        <w:r w:rsidR="00A149B3">
          <w:rPr>
            <w:noProof/>
          </w:rPr>
          <w:t>1</w:t>
        </w:r>
        <w:r w:rsidR="00A149B3">
          <w:t>: Return on Investment Data Entry Screen</w:t>
        </w:r>
        <w:r w:rsidR="00E9156E">
          <w:fldChar w:fldCharType="end"/>
        </w:r>
      </w:ins>
      <w:ins w:id="108" w:author="Darling, Andrew" w:date="2012-09-27T13:05:00Z">
        <w:r w:rsidR="00E03625">
          <w:t xml:space="preserve"> </w:t>
        </w:r>
      </w:ins>
      <w:ins w:id="109" w:author="Darling, Andrew" w:date="2012-09-27T13:19:00Z">
        <w:r w:rsidR="00A149B3">
          <w:t>and will populate the Company, Contact and “Gap” data from the record being currently viewed</w:t>
        </w:r>
      </w:ins>
    </w:p>
    <w:p w:rsidR="00000000" w:rsidRDefault="008B49EB">
      <w:pPr>
        <w:pStyle w:val="ListParagraph"/>
        <w:numPr>
          <w:ilvl w:val="2"/>
          <w:numId w:val="48"/>
        </w:numPr>
        <w:rPr>
          <w:ins w:id="110" w:author="Darling, Andrew" w:date="2012-09-27T13:19:00Z"/>
        </w:rPr>
        <w:pPrChange w:id="111" w:author="Darling, Andrew" w:date="2012-09-27T13:12:00Z">
          <w:pPr>
            <w:pStyle w:val="ListParagraph"/>
            <w:numPr>
              <w:ilvl w:val="1"/>
              <w:numId w:val="48"/>
            </w:numPr>
            <w:ind w:left="1440" w:hanging="360"/>
          </w:pPr>
        </w:pPrChange>
      </w:pPr>
      <w:ins w:id="112" w:author="Darling, Andrew" w:date="2012-09-27T13:19:00Z">
        <w:r>
          <w:t>It is assumed that the user would need to “save” the record</w:t>
        </w:r>
      </w:ins>
      <w:ins w:id="113" w:author="Darling, Andrew" w:date="2012-09-27T13:20:00Z">
        <w:r>
          <w:t xml:space="preserve"> to the database before this “Edit:  ROI Record” navigation would be possible - - therefore, the user should be notified </w:t>
        </w:r>
      </w:ins>
      <w:ins w:id="114" w:author="Darling, Andrew" w:date="2012-09-27T13:21:00Z">
        <w:r>
          <w:t>to save the record if they try to select this navigation option before saving the record</w:t>
        </w:r>
      </w:ins>
    </w:p>
    <w:p w:rsidR="00000000" w:rsidRDefault="00A149B3">
      <w:pPr>
        <w:pStyle w:val="ListParagraph"/>
        <w:numPr>
          <w:ilvl w:val="2"/>
          <w:numId w:val="48"/>
        </w:numPr>
        <w:pPrChange w:id="115" w:author="Darling, Andrew" w:date="2012-09-27T13:12:00Z">
          <w:pPr>
            <w:pStyle w:val="ListParagraph"/>
            <w:numPr>
              <w:ilvl w:val="1"/>
              <w:numId w:val="48"/>
            </w:numPr>
            <w:ind w:left="1440" w:hanging="360"/>
          </w:pPr>
        </w:pPrChange>
      </w:pPr>
      <w:ins w:id="116" w:author="Darling, Andrew" w:date="2012-09-27T13:19:00Z">
        <w:r>
          <w:t xml:space="preserve">By having this capability, the </w:t>
        </w:r>
      </w:ins>
      <w:ins w:id="117" w:author="Darling, Andrew" w:date="2012-09-27T13:22:00Z">
        <w:r w:rsidR="00280A38">
          <w:t xml:space="preserve">user will be able to </w:t>
        </w:r>
      </w:ins>
      <w:ins w:id="118" w:author="Darling, Andrew" w:date="2012-09-27T13:23:00Z">
        <w:r w:rsidR="00280A38">
          <w:t xml:space="preserve">navigate to the ROI functionality [without having to use the “ROI” button in the main navigation] and, more importantly, this will already have the Gap Analysis data populated in the ROI data </w:t>
        </w:r>
      </w:ins>
      <w:ins w:id="119" w:author="Darling, Andrew" w:date="2012-09-27T13:24:00Z">
        <w:r w:rsidR="00280A38">
          <w:t>entry screen for the user</w:t>
        </w:r>
      </w:ins>
    </w:p>
    <w:p w:rsidR="00A716F8" w:rsidRDefault="00A716F8">
      <w:pPr>
        <w:spacing w:after="200"/>
        <w:rPr>
          <w:ins w:id="120" w:author="Darling, Andrew" w:date="2012-09-27T15:21:00Z"/>
          <w:rFonts w:asciiTheme="majorHAnsi" w:eastAsiaTheme="majorEastAsia" w:hAnsiTheme="majorHAnsi" w:cstheme="majorBidi"/>
          <w:b/>
          <w:bCs/>
          <w:sz w:val="26"/>
          <w:szCs w:val="26"/>
        </w:rPr>
      </w:pPr>
      <w:ins w:id="121" w:author="Darling, Andrew" w:date="2012-09-27T15:21:00Z">
        <w:r>
          <w:rPr>
            <w:rFonts w:asciiTheme="majorHAnsi" w:eastAsiaTheme="majorEastAsia" w:hAnsiTheme="majorHAnsi" w:cstheme="majorBidi"/>
            <w:b/>
            <w:bCs/>
            <w:sz w:val="26"/>
            <w:szCs w:val="26"/>
          </w:rPr>
          <w:br w:type="page"/>
        </w:r>
      </w:ins>
    </w:p>
    <w:p w:rsidR="00805FCE" w:rsidDel="001453A7" w:rsidRDefault="00805FCE" w:rsidP="00805FCE">
      <w:pPr>
        <w:rPr>
          <w:del w:id="122" w:author="Darling, Andrew" w:date="2012-09-27T12:52:00Z"/>
        </w:rPr>
      </w:pPr>
      <w:bookmarkStart w:id="123" w:name="_Toc336523390"/>
      <w:bookmarkStart w:id="124" w:name="_Toc336530078"/>
      <w:bookmarkStart w:id="125" w:name="_Toc336530147"/>
      <w:bookmarkEnd w:id="123"/>
      <w:bookmarkEnd w:id="124"/>
      <w:bookmarkEnd w:id="125"/>
    </w:p>
    <w:p w:rsidR="00805FCE" w:rsidRDefault="00A716F8" w:rsidP="00805FCE">
      <w:pPr>
        <w:pStyle w:val="Heading2"/>
      </w:pPr>
      <w:bookmarkStart w:id="126" w:name="_Toc336530148"/>
      <w:ins w:id="127" w:author="Darling, Andrew" w:date="2012-09-27T15:21:00Z">
        <w:r>
          <w:t xml:space="preserve">Gap Analysis </w:t>
        </w:r>
      </w:ins>
      <w:r w:rsidR="00805FCE">
        <w:t xml:space="preserve">Function Performance </w:t>
      </w:r>
      <w:r w:rsidR="00E2186C">
        <w:t>by</w:t>
      </w:r>
      <w:r w:rsidR="00805FCE">
        <w:t xml:space="preserve"> User Role</w:t>
      </w:r>
      <w:bookmarkEnd w:id="126"/>
    </w:p>
    <w:p w:rsidR="00805FCE" w:rsidRDefault="00805FCE" w:rsidP="00805FCE">
      <w:pPr>
        <w:pStyle w:val="ListParagraph"/>
        <w:numPr>
          <w:ilvl w:val="0"/>
          <w:numId w:val="20"/>
        </w:numPr>
      </w:pPr>
      <w:r>
        <w:t>Franchise User Role</w:t>
      </w:r>
    </w:p>
    <w:p w:rsidR="00805FCE" w:rsidRDefault="00805FCE" w:rsidP="00805FCE">
      <w:pPr>
        <w:pStyle w:val="ListParagraph"/>
        <w:numPr>
          <w:ilvl w:val="1"/>
          <w:numId w:val="20"/>
        </w:numPr>
      </w:pPr>
      <w:r>
        <w:t>ALL Companies in the database for THIS FRANCHISE ONLY will be displayed in the “Select Company” drop down selection</w:t>
      </w:r>
    </w:p>
    <w:p w:rsidR="00805FCE" w:rsidRDefault="00805FCE" w:rsidP="00805FCE">
      <w:pPr>
        <w:pStyle w:val="ListParagraph"/>
        <w:numPr>
          <w:ilvl w:val="1"/>
          <w:numId w:val="20"/>
        </w:numPr>
      </w:pPr>
      <w:r>
        <w:t xml:space="preserve">ONLY those contacts associated to the selected Company </w:t>
      </w:r>
      <w:ins w:id="128" w:author="Darling, Andrew" w:date="2012-09-27T14:46:00Z">
        <w:r w:rsidR="00F54CDA">
          <w:t xml:space="preserve">that have been entered by THIS USER </w:t>
        </w:r>
      </w:ins>
      <w:r>
        <w:t>will appear in the “Select Contact” drop down screen</w:t>
      </w:r>
    </w:p>
    <w:p w:rsidR="00E2186C" w:rsidRDefault="00E2186C" w:rsidP="00805FCE">
      <w:pPr>
        <w:pStyle w:val="ListParagraph"/>
        <w:numPr>
          <w:ilvl w:val="1"/>
          <w:numId w:val="20"/>
        </w:numPr>
      </w:pPr>
      <w:r>
        <w:t xml:space="preserve">Can perform the gap analysis and save a gap analysis report for any </w:t>
      </w:r>
      <w:ins w:id="129" w:author="Darling, Andrew" w:date="2012-09-27T14:47:00Z">
        <w:r w:rsidR="00F54CDA">
          <w:t xml:space="preserve">Contact entered by THIS USER </w:t>
        </w:r>
      </w:ins>
      <w:ins w:id="130" w:author="Darling, Andrew" w:date="2012-09-27T15:01:00Z">
        <w:r w:rsidR="00483ADF">
          <w:t xml:space="preserve"> for the </w:t>
        </w:r>
      </w:ins>
      <w:r>
        <w:t>Company selected from the “Select Company” drop down screen</w:t>
      </w:r>
    </w:p>
    <w:p w:rsidR="00805FCE" w:rsidRDefault="00805FCE" w:rsidP="00805FCE">
      <w:pPr>
        <w:pStyle w:val="ListParagraph"/>
        <w:numPr>
          <w:ilvl w:val="0"/>
          <w:numId w:val="20"/>
        </w:numPr>
      </w:pPr>
      <w:r>
        <w:t>Franchise Owner Role</w:t>
      </w:r>
    </w:p>
    <w:p w:rsidR="00E2186C" w:rsidRDefault="00E2186C" w:rsidP="00E2186C">
      <w:pPr>
        <w:pStyle w:val="ListParagraph"/>
        <w:numPr>
          <w:ilvl w:val="1"/>
          <w:numId w:val="20"/>
        </w:numPr>
      </w:pPr>
      <w:r>
        <w:t>ALL Companies in the database for THIS FRANCHISE ONLY will be displayed in the “Select Company” drop down selection</w:t>
      </w:r>
    </w:p>
    <w:p w:rsidR="00E2186C" w:rsidRDefault="00E2186C" w:rsidP="00E2186C">
      <w:pPr>
        <w:pStyle w:val="ListParagraph"/>
        <w:numPr>
          <w:ilvl w:val="1"/>
          <w:numId w:val="20"/>
        </w:numPr>
      </w:pPr>
      <w:r>
        <w:t>ONLY those contacts associated to the selected Company will appear in the “Select Contact” drop down screen</w:t>
      </w:r>
    </w:p>
    <w:p w:rsidR="00E2186C" w:rsidRDefault="00E2186C" w:rsidP="00E2186C">
      <w:pPr>
        <w:pStyle w:val="ListParagraph"/>
        <w:numPr>
          <w:ilvl w:val="1"/>
          <w:numId w:val="20"/>
        </w:numPr>
      </w:pPr>
      <w:r>
        <w:t>Can perform the gap analysis and save a gap analysis report for any Company selected from the “Select Company” drop down screen</w:t>
      </w:r>
    </w:p>
    <w:p w:rsidR="00805FCE" w:rsidRDefault="00805FCE" w:rsidP="00805FCE">
      <w:pPr>
        <w:pStyle w:val="ListParagraph"/>
        <w:numPr>
          <w:ilvl w:val="0"/>
          <w:numId w:val="20"/>
        </w:numPr>
      </w:pPr>
      <w:r>
        <w:t>Coach Role</w:t>
      </w:r>
    </w:p>
    <w:p w:rsidR="00E2186C" w:rsidDel="00024E83" w:rsidRDefault="00E2186C" w:rsidP="00E2186C">
      <w:pPr>
        <w:pStyle w:val="ListParagraph"/>
        <w:numPr>
          <w:ilvl w:val="1"/>
          <w:numId w:val="20"/>
        </w:numPr>
        <w:rPr>
          <w:del w:id="131" w:author="Darling, Andrew" w:date="2012-09-26T19:34:00Z"/>
        </w:rPr>
      </w:pPr>
      <w:del w:id="132" w:author="Darling, Andrew" w:date="2012-09-26T19:34:00Z">
        <w:r w:rsidDel="00024E83">
          <w:delText>ALL Companies in the database for ALL FRANCHISES within this Coach’s Region ONLY will be displayed in the “Select Company” drop down selection</w:delText>
        </w:r>
      </w:del>
    </w:p>
    <w:p w:rsidR="00E2186C" w:rsidDel="00024E83" w:rsidRDefault="00E2186C" w:rsidP="00E2186C">
      <w:pPr>
        <w:pStyle w:val="ListParagraph"/>
        <w:numPr>
          <w:ilvl w:val="1"/>
          <w:numId w:val="20"/>
        </w:numPr>
        <w:rPr>
          <w:del w:id="133" w:author="Darling, Andrew" w:date="2012-09-26T19:34:00Z"/>
        </w:rPr>
      </w:pPr>
      <w:del w:id="134" w:author="Darling, Andrew" w:date="2012-09-26T19:34:00Z">
        <w:r w:rsidDel="00024E83">
          <w:delText>ONLY those contacts associated to the selected Company will appear in the “Select Contact” drop down screen</w:delText>
        </w:r>
      </w:del>
    </w:p>
    <w:p w:rsidR="00E2186C" w:rsidRDefault="00E2186C" w:rsidP="00E2186C">
      <w:pPr>
        <w:pStyle w:val="ListParagraph"/>
        <w:numPr>
          <w:ilvl w:val="1"/>
          <w:numId w:val="20"/>
        </w:numPr>
      </w:pPr>
      <w:del w:id="135" w:author="Darling, Andrew" w:date="2012-09-26T19:34:00Z">
        <w:r w:rsidDel="00024E83">
          <w:delText>Can view any of the saved gap analysis reports for any Company selected from the “Select Company” drop down screen</w:delText>
        </w:r>
      </w:del>
      <w:ins w:id="136" w:author="Darling, Andrew" w:date="2012-09-26T19:34:00Z">
        <w:r w:rsidR="00024E83">
          <w:t>For this release, the Coach Role will not be able to perform</w:t>
        </w:r>
      </w:ins>
      <w:ins w:id="137" w:author="Darling, Andrew" w:date="2012-09-26T19:38:00Z">
        <w:r w:rsidR="00024E83">
          <w:t xml:space="preserve"> the “Gap Analysis” function, therefore the “Gap </w:t>
        </w:r>
      </w:ins>
      <w:ins w:id="138" w:author="Darling, Andrew" w:date="2012-09-26T19:39:00Z">
        <w:r w:rsidR="00024E83">
          <w:t>Analysis” button is disabled [not grayed out, just disabled]</w:t>
        </w:r>
      </w:ins>
      <w:ins w:id="139" w:author="Darling, Andrew" w:date="2012-09-26T19:38:00Z">
        <w:r w:rsidR="00024E83">
          <w:t xml:space="preserve"> </w:t>
        </w:r>
      </w:ins>
    </w:p>
    <w:p w:rsidR="00805FCE" w:rsidRDefault="00805FCE" w:rsidP="00805FCE">
      <w:pPr>
        <w:pStyle w:val="ListParagraph"/>
        <w:numPr>
          <w:ilvl w:val="0"/>
          <w:numId w:val="20"/>
        </w:numPr>
      </w:pPr>
      <w:r>
        <w:t>Corporate Role</w:t>
      </w:r>
    </w:p>
    <w:p w:rsidR="00024E83" w:rsidRDefault="00024E83" w:rsidP="00024E83">
      <w:pPr>
        <w:pStyle w:val="ListParagraph"/>
        <w:numPr>
          <w:ilvl w:val="1"/>
          <w:numId w:val="20"/>
        </w:numPr>
        <w:rPr>
          <w:ins w:id="140" w:author="Darling, Andrew" w:date="2012-09-26T19:39:00Z"/>
        </w:rPr>
      </w:pPr>
      <w:ins w:id="141" w:author="Darling, Andrew" w:date="2012-09-26T19:39:00Z">
        <w:r>
          <w:t xml:space="preserve">For this release, the Corporate Role will not be able to perform the “Gap Analysis” function, therefore the “Gap Analysis” button is disabled [not grayed out, just disabled] </w:t>
        </w:r>
      </w:ins>
    </w:p>
    <w:p w:rsidR="00D5775D" w:rsidRDefault="00D5775D" w:rsidP="00805FCE"/>
    <w:p w:rsidR="00D5775D" w:rsidRDefault="00D5775D">
      <w:pPr>
        <w:spacing w:after="200"/>
        <w:rPr>
          <w:rFonts w:asciiTheme="majorHAnsi" w:eastAsiaTheme="majorEastAsia" w:hAnsiTheme="majorHAnsi" w:cstheme="majorBidi"/>
          <w:b/>
          <w:bCs/>
          <w:sz w:val="28"/>
          <w:szCs w:val="28"/>
        </w:rPr>
      </w:pPr>
      <w:r>
        <w:br w:type="page"/>
      </w:r>
    </w:p>
    <w:p w:rsidR="00D5775D" w:rsidRDefault="00D5775D" w:rsidP="00D5775D">
      <w:pPr>
        <w:pStyle w:val="Heading1"/>
      </w:pPr>
      <w:bookmarkStart w:id="142" w:name="_Toc336530149"/>
      <w:r>
        <w:lastRenderedPageBreak/>
        <w:t>Return on Investment (ROI) Functionality</w:t>
      </w:r>
      <w:bookmarkEnd w:id="142"/>
    </w:p>
    <w:p w:rsidR="00E2186C" w:rsidDel="00024E83" w:rsidRDefault="00D5775D" w:rsidP="00D5775D">
      <w:pPr>
        <w:pStyle w:val="ListParagraph"/>
        <w:numPr>
          <w:ilvl w:val="1"/>
          <w:numId w:val="20"/>
        </w:numPr>
        <w:rPr>
          <w:del w:id="143" w:author="Darling, Andrew" w:date="2012-09-26T19:39:00Z"/>
        </w:rPr>
      </w:pPr>
      <w:r>
        <w:t>The return on investment (ROI) functionality should provide the SMS user with the capability to use a previously created [and saved] Gap Analysis to run it through the ROI calculations to determine the amount of the return, and the time frame for the return.</w:t>
      </w:r>
      <w:del w:id="144" w:author="Darling, Andrew" w:date="2012-09-26T19:39:00Z">
        <w:r w:rsidR="00E2186C" w:rsidDel="00024E83">
          <w:delText>ALL Companies in the database for ALL FRANCHISES will be displayed in the “Select Company” drop down selection</w:delText>
        </w:r>
      </w:del>
    </w:p>
    <w:p w:rsidR="00E2186C" w:rsidDel="00024E83" w:rsidRDefault="00E2186C" w:rsidP="00E2186C">
      <w:pPr>
        <w:pStyle w:val="ListParagraph"/>
        <w:numPr>
          <w:ilvl w:val="1"/>
          <w:numId w:val="20"/>
        </w:numPr>
        <w:rPr>
          <w:del w:id="145" w:author="Darling, Andrew" w:date="2012-09-26T19:39:00Z"/>
        </w:rPr>
      </w:pPr>
      <w:del w:id="146" w:author="Darling, Andrew" w:date="2012-09-26T19:39:00Z">
        <w:r w:rsidDel="00024E83">
          <w:delText>ONLY those contacts associated to the selected Company will appear in the “Select Contact” drop down screen</w:delText>
        </w:r>
      </w:del>
    </w:p>
    <w:p w:rsidR="00E2186C" w:rsidDel="00024E83" w:rsidRDefault="00E2186C" w:rsidP="00E2186C">
      <w:pPr>
        <w:pStyle w:val="ListParagraph"/>
        <w:numPr>
          <w:ilvl w:val="1"/>
          <w:numId w:val="20"/>
        </w:numPr>
        <w:rPr>
          <w:del w:id="147" w:author="Darling, Andrew" w:date="2012-09-26T19:39:00Z"/>
        </w:rPr>
      </w:pPr>
      <w:del w:id="148" w:author="Darling, Andrew" w:date="2012-09-26T19:39:00Z">
        <w:r w:rsidDel="00024E83">
          <w:delText>Can view any of the saved gap analysis reports for any Company selected from the “Select Company” drop down screen</w:delText>
        </w:r>
      </w:del>
    </w:p>
    <w:p w:rsidR="00805FCE" w:rsidRDefault="00805FCE" w:rsidP="00805FCE"/>
    <w:p w:rsidR="00A16695" w:rsidRDefault="00A16695" w:rsidP="00A16695">
      <w:pPr>
        <w:pStyle w:val="Heading2"/>
      </w:pPr>
      <w:bookmarkStart w:id="149" w:name="_Toc336530150"/>
      <w:r>
        <w:t>ROI Data Input</w:t>
      </w:r>
      <w:bookmarkEnd w:id="149"/>
    </w:p>
    <w:p w:rsidR="00A16695" w:rsidRDefault="00A16695" w:rsidP="00A16695">
      <w:r>
        <w:t>When the user selects the “ROI” button on the top line menu, they will come to the following screen to allow them to select the company and contact [which will populate the Gap Analysis data] and then allow them to enter their estimated Sales Training Expenditures for the next 3 years.</w:t>
      </w:r>
    </w:p>
    <w:p w:rsidR="00A16695" w:rsidRDefault="00A16695" w:rsidP="00A16695">
      <w:r>
        <w:t xml:space="preserve">If the user selected the “Edit:  ROI Record” from the navigation buttons on the bottom of the </w:t>
      </w:r>
      <w:r w:rsidR="00E9156E">
        <w:fldChar w:fldCharType="begin"/>
      </w:r>
      <w:r>
        <w:instrText xml:space="preserve"> REF _Ref336515150 \h </w:instrText>
      </w:r>
      <w:r w:rsidR="00E9156E">
        <w:fldChar w:fldCharType="separate"/>
      </w:r>
      <w:ins w:id="150" w:author="Darling, Andrew" w:date="2012-09-27T12:51:00Z">
        <w:r>
          <w:t xml:space="preserve">Figure </w:t>
        </w:r>
      </w:ins>
      <w:r>
        <w:rPr>
          <w:noProof/>
        </w:rPr>
        <w:t>1</w:t>
      </w:r>
      <w:r>
        <w:noBreakHyphen/>
      </w:r>
      <w:r>
        <w:rPr>
          <w:noProof/>
        </w:rPr>
        <w:t>3</w:t>
      </w:r>
      <w:ins w:id="151" w:author="Darling, Andrew" w:date="2012-09-27T12:51:00Z">
        <w:r>
          <w:t>: Gap Analysis Report Screen</w:t>
        </w:r>
      </w:ins>
      <w:r w:rsidR="00E9156E">
        <w:fldChar w:fldCharType="end"/>
      </w:r>
      <w:r>
        <w:t xml:space="preserve">, then they would be brought to the figure below with the Company, Contact and “Gap” information already populated with the record they were viewing on the </w:t>
      </w:r>
      <w:r w:rsidR="00E9156E">
        <w:fldChar w:fldCharType="begin"/>
      </w:r>
      <w:r>
        <w:instrText xml:space="preserve"> REF _Ref336515150 \h </w:instrText>
      </w:r>
      <w:r w:rsidR="00E9156E">
        <w:fldChar w:fldCharType="separate"/>
      </w:r>
      <w:ins w:id="152" w:author="Darling, Andrew" w:date="2012-09-27T12:51:00Z">
        <w:r>
          <w:t xml:space="preserve">Figure </w:t>
        </w:r>
      </w:ins>
      <w:r>
        <w:rPr>
          <w:noProof/>
        </w:rPr>
        <w:t>1</w:t>
      </w:r>
      <w:r>
        <w:noBreakHyphen/>
      </w:r>
      <w:r>
        <w:rPr>
          <w:noProof/>
        </w:rPr>
        <w:t>3</w:t>
      </w:r>
      <w:ins w:id="153" w:author="Darling, Andrew" w:date="2012-09-27T12:51:00Z">
        <w:r>
          <w:t>: Gap Analysis Report Screen</w:t>
        </w:r>
      </w:ins>
      <w:r w:rsidR="00E9156E">
        <w:fldChar w:fldCharType="end"/>
      </w:r>
      <w:r>
        <w:t>.</w:t>
      </w:r>
    </w:p>
    <w:p w:rsidR="00A16695" w:rsidRDefault="00A16695" w:rsidP="00A16695">
      <w:r>
        <w:rPr>
          <w:noProof/>
        </w:rPr>
        <w:lastRenderedPageBreak/>
        <w:drawing>
          <wp:inline distT="0" distB="0" distL="0" distR="0">
            <wp:extent cx="6343650" cy="4759960"/>
            <wp:effectExtent l="19050" t="0" r="0" b="0"/>
            <wp:docPr id="3" name="Picture 2" descr="ROI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 Selection.png"/>
                    <pic:cNvPicPr/>
                  </pic:nvPicPr>
                  <pic:blipFill>
                    <a:blip r:embed="rId13" cstate="print"/>
                    <a:stretch>
                      <a:fillRect/>
                    </a:stretch>
                  </pic:blipFill>
                  <pic:spPr>
                    <a:xfrm>
                      <a:off x="0" y="0"/>
                      <a:ext cx="6343650" cy="4759960"/>
                    </a:xfrm>
                    <a:prstGeom prst="rect">
                      <a:avLst/>
                    </a:prstGeom>
                  </pic:spPr>
                </pic:pic>
              </a:graphicData>
            </a:graphic>
          </wp:inline>
        </w:drawing>
      </w:r>
    </w:p>
    <w:p w:rsidR="00A16695" w:rsidRDefault="00A16695" w:rsidP="00A16695">
      <w:pPr>
        <w:pStyle w:val="Caption"/>
      </w:pPr>
      <w:bookmarkStart w:id="154" w:name="_Ref336515254"/>
      <w:bookmarkStart w:id="155" w:name="_Toc336530108"/>
      <w:r>
        <w:t xml:space="preserve">Figure </w:t>
      </w:r>
      <w:fldSimple w:instr=" STYLEREF 1 \s ">
        <w:r w:rsidR="003B439A">
          <w:rPr>
            <w:noProof/>
          </w:rPr>
          <w:t>2</w:t>
        </w:r>
      </w:fldSimple>
      <w:r w:rsidR="003B439A">
        <w:noBreakHyphen/>
      </w:r>
      <w:fldSimple w:instr=" SEQ Figure \* ARABIC \s 1 ">
        <w:r w:rsidR="003B439A">
          <w:rPr>
            <w:noProof/>
          </w:rPr>
          <w:t>1</w:t>
        </w:r>
      </w:fldSimple>
      <w:r>
        <w:t>: Return on Investment Data Entry Screen</w:t>
      </w:r>
      <w:bookmarkEnd w:id="154"/>
      <w:bookmarkEnd w:id="155"/>
    </w:p>
    <w:p w:rsidR="001D7786" w:rsidRDefault="001D7786">
      <w:pPr>
        <w:spacing w:after="200"/>
      </w:pPr>
      <w:r>
        <w:br w:type="page"/>
      </w:r>
    </w:p>
    <w:p w:rsidR="00280A38" w:rsidRDefault="00280A38" w:rsidP="00280A38">
      <w:pPr>
        <w:pStyle w:val="ListParagraph"/>
        <w:numPr>
          <w:ilvl w:val="0"/>
          <w:numId w:val="47"/>
        </w:numPr>
      </w:pPr>
      <w:r>
        <w:lastRenderedPageBreak/>
        <w:t>The user will need to first select a Company and then select a Contact that is associated with that Company.</w:t>
      </w:r>
    </w:p>
    <w:p w:rsidR="00D5566B" w:rsidRDefault="00D5566B" w:rsidP="00280A38">
      <w:pPr>
        <w:pStyle w:val="ListParagraph"/>
        <w:numPr>
          <w:ilvl w:val="0"/>
          <w:numId w:val="47"/>
        </w:numPr>
      </w:pPr>
      <w:r>
        <w:t xml:space="preserve">Once the Company and Contact have been selected, the unique record of the “Gap Percentage” for each of the 6 elements for that Company/Contact will be provided </w:t>
      </w:r>
    </w:p>
    <w:p w:rsidR="001D7786" w:rsidRDefault="001D7786" w:rsidP="001D7786">
      <w:pPr>
        <w:pStyle w:val="ListParagraph"/>
        <w:numPr>
          <w:ilvl w:val="1"/>
          <w:numId w:val="47"/>
        </w:numPr>
      </w:pPr>
      <w:r>
        <w:t>When the “gap percentage” data are shown, the fields should be “read-only”</w:t>
      </w:r>
    </w:p>
    <w:p w:rsidR="001D7786" w:rsidRDefault="001D7786" w:rsidP="001D7786">
      <w:pPr>
        <w:pStyle w:val="ListParagraph"/>
        <w:numPr>
          <w:ilvl w:val="1"/>
          <w:numId w:val="47"/>
        </w:numPr>
      </w:pPr>
      <w:r>
        <w:t xml:space="preserve">If the user wants to change any of those fields, they would need to select the “Edit: Gap Analysis Record” option at the bottom of the screen to return to the </w:t>
      </w:r>
      <w:r w:rsidR="00E9156E">
        <w:fldChar w:fldCharType="begin"/>
      </w:r>
      <w:r>
        <w:instrText xml:space="preserve"> REF _Ref336513843 \h </w:instrText>
      </w:r>
      <w:r w:rsidR="00E9156E">
        <w:fldChar w:fldCharType="separate"/>
      </w:r>
      <w:ins w:id="156" w:author="Darling, Andrew" w:date="2012-09-27T12:09:00Z">
        <w:r>
          <w:t xml:space="preserve">Figure </w:t>
        </w:r>
      </w:ins>
      <w:r>
        <w:rPr>
          <w:noProof/>
        </w:rPr>
        <w:t>1</w:t>
      </w:r>
      <w:r>
        <w:noBreakHyphen/>
      </w:r>
      <w:r>
        <w:rPr>
          <w:noProof/>
        </w:rPr>
        <w:t>1</w:t>
      </w:r>
      <w:ins w:id="157" w:author="Darling, Andrew" w:date="2012-09-27T12:09:00Z">
        <w:r>
          <w:t xml:space="preserve">: </w:t>
        </w:r>
      </w:ins>
      <w:ins w:id="158" w:author="Darling, Andrew" w:date="2012-09-27T12:49:00Z">
        <w:r>
          <w:t>Gap Analysis Data Entry</w:t>
        </w:r>
      </w:ins>
      <w:ins w:id="159" w:author="Darling, Andrew" w:date="2012-09-27T12:51:00Z">
        <w:r>
          <w:t xml:space="preserve"> Screen</w:t>
        </w:r>
      </w:ins>
      <w:r w:rsidR="00E9156E">
        <w:fldChar w:fldCharType="end"/>
      </w:r>
      <w:r>
        <w:t xml:space="preserve"> to edit the record</w:t>
      </w:r>
    </w:p>
    <w:p w:rsidR="00280A38" w:rsidRPr="00A115E0" w:rsidRDefault="001D7786" w:rsidP="00280A38">
      <w:pPr>
        <w:pStyle w:val="ListParagraph"/>
        <w:numPr>
          <w:ilvl w:val="0"/>
          <w:numId w:val="47"/>
        </w:numPr>
        <w:spacing w:after="200"/>
        <w:rPr>
          <w:rFonts w:asciiTheme="majorHAnsi" w:eastAsiaTheme="majorEastAsia" w:hAnsiTheme="majorHAnsi" w:cstheme="majorBidi"/>
          <w:b/>
          <w:bCs/>
          <w:sz w:val="26"/>
          <w:szCs w:val="26"/>
        </w:rPr>
      </w:pPr>
      <w:r>
        <w:t>Once the “gap percentage” data have been presented on the screen, t</w:t>
      </w:r>
      <w:r w:rsidR="00D5566B">
        <w:t xml:space="preserve">he user will then be able to enter the </w:t>
      </w:r>
      <w:r w:rsidR="00A115E0">
        <w:t xml:space="preserve">estimated training expenditure </w:t>
      </w:r>
      <w:r w:rsidR="00D5566B">
        <w:t xml:space="preserve">dollar amounts </w:t>
      </w:r>
      <w:r w:rsidR="00A115E0">
        <w:t>for the next 3 years</w:t>
      </w:r>
    </w:p>
    <w:p w:rsidR="00000000" w:rsidRDefault="00A115E0">
      <w:pPr>
        <w:pStyle w:val="Heading3"/>
        <w:pPrChange w:id="160" w:author="Darling, Andrew" w:date="2012-09-27T11:41:00Z">
          <w:pPr/>
        </w:pPrChange>
      </w:pPr>
      <w:bookmarkStart w:id="161" w:name="_Toc336530151"/>
      <w:r>
        <w:t>Edit:  Gap Analysis Record</w:t>
      </w:r>
      <w:bookmarkEnd w:id="161"/>
    </w:p>
    <w:p w:rsidR="00A115E0" w:rsidRDefault="00A115E0" w:rsidP="00A115E0">
      <w:pPr>
        <w:pStyle w:val="ListParagraph"/>
        <w:numPr>
          <w:ilvl w:val="0"/>
          <w:numId w:val="48"/>
        </w:numPr>
        <w:rPr>
          <w:ins w:id="162" w:author="Darling, Andrew" w:date="2012-09-27T11:41:00Z"/>
        </w:rPr>
      </w:pPr>
      <w:r>
        <w:t xml:space="preserve">This provides the user with the ability to return to the </w:t>
      </w:r>
      <w:r w:rsidR="00E9156E">
        <w:fldChar w:fldCharType="begin"/>
      </w:r>
      <w:r>
        <w:instrText xml:space="preserve"> REF _Ref336513843 \h </w:instrText>
      </w:r>
      <w:r w:rsidR="00E9156E">
        <w:fldChar w:fldCharType="separate"/>
      </w:r>
      <w:ins w:id="163" w:author="Darling, Andrew" w:date="2012-09-27T12:09:00Z">
        <w:r>
          <w:t xml:space="preserve">Figure </w:t>
        </w:r>
      </w:ins>
      <w:r>
        <w:rPr>
          <w:noProof/>
        </w:rPr>
        <w:t>1</w:t>
      </w:r>
      <w:r>
        <w:noBreakHyphen/>
      </w:r>
      <w:r>
        <w:rPr>
          <w:noProof/>
        </w:rPr>
        <w:t>1</w:t>
      </w:r>
      <w:ins w:id="164" w:author="Darling, Andrew" w:date="2012-09-27T12:09:00Z">
        <w:r>
          <w:t xml:space="preserve">: </w:t>
        </w:r>
      </w:ins>
      <w:ins w:id="165" w:author="Darling, Andrew" w:date="2012-09-27T12:49:00Z">
        <w:r>
          <w:t>Gap Analysis Data Entry</w:t>
        </w:r>
      </w:ins>
      <w:ins w:id="166" w:author="Darling, Andrew" w:date="2012-09-27T12:51:00Z">
        <w:r>
          <w:t xml:space="preserve"> Screen</w:t>
        </w:r>
      </w:ins>
      <w:r w:rsidR="00E9156E">
        <w:fldChar w:fldCharType="end"/>
      </w:r>
      <w:r>
        <w:t xml:space="preserve"> to make any adjustments desired for the “As-Is” or “To-Be” data selections</w:t>
      </w:r>
    </w:p>
    <w:p w:rsidR="00000000" w:rsidRDefault="00A115E0">
      <w:pPr>
        <w:pStyle w:val="Heading3"/>
        <w:pPrChange w:id="167" w:author="Darling, Andrew" w:date="2012-09-27T11:41:00Z">
          <w:pPr/>
        </w:pPrChange>
      </w:pPr>
      <w:bookmarkStart w:id="168" w:name="_Toc336530152"/>
      <w:r>
        <w:t>View:  ROI Report</w:t>
      </w:r>
      <w:bookmarkEnd w:id="168"/>
    </w:p>
    <w:p w:rsidR="00A115E0" w:rsidRDefault="00A115E0" w:rsidP="00A115E0">
      <w:pPr>
        <w:pStyle w:val="ListParagraph"/>
        <w:numPr>
          <w:ilvl w:val="0"/>
          <w:numId w:val="48"/>
        </w:numPr>
      </w:pPr>
      <w:r>
        <w:t xml:space="preserve">This provides the user with the ability to move to the </w:t>
      </w:r>
      <w:r w:rsidR="00E9156E">
        <w:fldChar w:fldCharType="begin"/>
      </w:r>
      <w:r w:rsidR="003A693A">
        <w:instrText xml:space="preserve"> REF _Ref336519100 \h </w:instrText>
      </w:r>
      <w:r w:rsidR="00E9156E">
        <w:fldChar w:fldCharType="separate"/>
      </w:r>
      <w:r w:rsidR="003A693A">
        <w:t xml:space="preserve">Figure </w:t>
      </w:r>
      <w:r w:rsidR="003A693A">
        <w:rPr>
          <w:noProof/>
        </w:rPr>
        <w:t>2</w:t>
      </w:r>
      <w:r w:rsidR="003A693A">
        <w:noBreakHyphen/>
      </w:r>
      <w:r w:rsidR="003A693A">
        <w:rPr>
          <w:noProof/>
        </w:rPr>
        <w:t>2</w:t>
      </w:r>
      <w:r w:rsidR="003A693A">
        <w:t>: Return on Investment Report Screen</w:t>
      </w:r>
      <w:r w:rsidR="00E9156E">
        <w:fldChar w:fldCharType="end"/>
      </w:r>
      <w:r w:rsidR="003A693A">
        <w:t xml:space="preserve"> where they can see the populated ROI report as well as the planned training expenditures for all 3 years</w:t>
      </w:r>
    </w:p>
    <w:p w:rsidR="00A716F8" w:rsidRDefault="00A716F8">
      <w:pPr>
        <w:spacing w:after="200"/>
        <w:rPr>
          <w:rFonts w:asciiTheme="majorHAnsi" w:eastAsiaTheme="majorEastAsia" w:hAnsiTheme="majorHAnsi" w:cstheme="majorBidi"/>
          <w:b/>
          <w:bCs/>
          <w:sz w:val="26"/>
          <w:szCs w:val="26"/>
        </w:rPr>
      </w:pPr>
      <w:r>
        <w:br w:type="page"/>
      </w:r>
    </w:p>
    <w:p w:rsidR="00A115E0" w:rsidRDefault="00A115E0" w:rsidP="00A115E0">
      <w:pPr>
        <w:pStyle w:val="Heading2"/>
      </w:pPr>
      <w:bookmarkStart w:id="169" w:name="_Toc336530153"/>
      <w:r>
        <w:lastRenderedPageBreak/>
        <w:t>ROI Report</w:t>
      </w:r>
      <w:bookmarkEnd w:id="169"/>
    </w:p>
    <w:p w:rsidR="00F648CB" w:rsidRDefault="003A693A" w:rsidP="00A115E0">
      <w:r>
        <w:t xml:space="preserve">Once the user has entered their estimated training expenditures and they select the “View:  ROI Report” option at the bottom of the </w:t>
      </w:r>
      <w:r w:rsidR="00E9156E">
        <w:fldChar w:fldCharType="begin"/>
      </w:r>
      <w:r>
        <w:instrText xml:space="preserve"> REF _Ref336515254 \h </w:instrText>
      </w:r>
      <w:r w:rsidR="00E9156E">
        <w:fldChar w:fldCharType="separate"/>
      </w:r>
      <w:r>
        <w:t xml:space="preserve">Figure </w:t>
      </w:r>
      <w:r>
        <w:rPr>
          <w:noProof/>
        </w:rPr>
        <w:t>2</w:t>
      </w:r>
      <w:r>
        <w:noBreakHyphen/>
      </w:r>
      <w:r>
        <w:rPr>
          <w:noProof/>
        </w:rPr>
        <w:t>1</w:t>
      </w:r>
      <w:r>
        <w:t>: Return on Investment Data Entry Screen</w:t>
      </w:r>
      <w:r w:rsidR="00E9156E">
        <w:fldChar w:fldCharType="end"/>
      </w:r>
      <w:r>
        <w:t xml:space="preserve">, </w:t>
      </w:r>
      <w:r w:rsidR="00A115E0">
        <w:t xml:space="preserve">the user will come to the following screen to </w:t>
      </w:r>
      <w:r w:rsidR="00F648CB">
        <w:t>show them the ROI report as well as the planned training expenditures for all 3 years.</w:t>
      </w:r>
    </w:p>
    <w:p w:rsidR="00A115E0" w:rsidRDefault="00F34ABD" w:rsidP="00A115E0">
      <w:r>
        <w:rPr>
          <w:noProof/>
        </w:rPr>
        <w:drawing>
          <wp:inline distT="0" distB="0" distL="0" distR="0">
            <wp:extent cx="6343650" cy="4759960"/>
            <wp:effectExtent l="19050" t="0" r="0" b="0"/>
            <wp:docPr id="7" name="Picture 6" descr="ROI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 Report.png"/>
                    <pic:cNvPicPr/>
                  </pic:nvPicPr>
                  <pic:blipFill>
                    <a:blip r:embed="rId14" cstate="print"/>
                    <a:stretch>
                      <a:fillRect/>
                    </a:stretch>
                  </pic:blipFill>
                  <pic:spPr>
                    <a:xfrm>
                      <a:off x="0" y="0"/>
                      <a:ext cx="6343650" cy="4759960"/>
                    </a:xfrm>
                    <a:prstGeom prst="rect">
                      <a:avLst/>
                    </a:prstGeom>
                  </pic:spPr>
                </pic:pic>
              </a:graphicData>
            </a:graphic>
          </wp:inline>
        </w:drawing>
      </w:r>
    </w:p>
    <w:p w:rsidR="00A115E0" w:rsidRDefault="00A115E0" w:rsidP="00A115E0">
      <w:pPr>
        <w:pStyle w:val="Caption"/>
      </w:pPr>
      <w:bookmarkStart w:id="170" w:name="_Ref336519100"/>
      <w:bookmarkStart w:id="171" w:name="_Toc336530109"/>
      <w:r>
        <w:t xml:space="preserve">Figure </w:t>
      </w:r>
      <w:fldSimple w:instr=" STYLEREF 1 \s ">
        <w:r w:rsidR="003B439A">
          <w:rPr>
            <w:noProof/>
          </w:rPr>
          <w:t>2</w:t>
        </w:r>
      </w:fldSimple>
      <w:r w:rsidR="003B439A">
        <w:noBreakHyphen/>
      </w:r>
      <w:fldSimple w:instr=" SEQ Figure \* ARABIC \s 1 ">
        <w:r w:rsidR="003B439A">
          <w:rPr>
            <w:noProof/>
          </w:rPr>
          <w:t>2</w:t>
        </w:r>
      </w:fldSimple>
      <w:r>
        <w:t>: Return on Investment Report Screen</w:t>
      </w:r>
      <w:bookmarkEnd w:id="170"/>
      <w:bookmarkEnd w:id="171"/>
    </w:p>
    <w:p w:rsidR="00A716F8" w:rsidRPr="00104DE2" w:rsidRDefault="00A716F8" w:rsidP="00A716F8">
      <w:pPr>
        <w:pStyle w:val="Heading3"/>
        <w:rPr>
          <w:ins w:id="172" w:author="Darling, Andrew" w:date="2012-09-27T12:08:00Z"/>
        </w:rPr>
      </w:pPr>
      <w:bookmarkStart w:id="173" w:name="_Toc336530154"/>
      <w:r>
        <w:t>Training Expense Information</w:t>
      </w:r>
      <w:bookmarkEnd w:id="173"/>
    </w:p>
    <w:p w:rsidR="00000000" w:rsidRDefault="00A716F8">
      <w:pPr>
        <w:pStyle w:val="ListParagraph"/>
        <w:numPr>
          <w:ilvl w:val="0"/>
          <w:numId w:val="48"/>
        </w:numPr>
        <w:rPr>
          <w:ins w:id="174" w:author="Darling, Andrew" w:date="2012-09-26T23:05:00Z"/>
        </w:rPr>
        <w:pPrChange w:id="175" w:author="Darling, Andrew" w:date="2012-09-26T23:04:00Z">
          <w:pPr>
            <w:pStyle w:val="ListParagraph"/>
            <w:numPr>
              <w:ilvl w:val="1"/>
              <w:numId w:val="48"/>
            </w:numPr>
            <w:ind w:left="1440" w:hanging="360"/>
          </w:pPr>
        </w:pPrChange>
      </w:pPr>
      <w:ins w:id="176" w:author="Darling, Andrew" w:date="2012-09-26T23:05:00Z">
        <w:r>
          <w:t xml:space="preserve">The </w:t>
        </w:r>
      </w:ins>
      <w:r>
        <w:t xml:space="preserve">estimated training expense entered in the </w:t>
      </w:r>
      <w:r w:rsidR="00E9156E">
        <w:fldChar w:fldCharType="begin"/>
      </w:r>
      <w:r>
        <w:instrText xml:space="preserve"> REF _Ref336515254 \h </w:instrText>
      </w:r>
      <w:r w:rsidR="00E9156E">
        <w:fldChar w:fldCharType="separate"/>
      </w:r>
      <w:r>
        <w:t xml:space="preserve">Figure </w:t>
      </w:r>
      <w:r>
        <w:rPr>
          <w:noProof/>
        </w:rPr>
        <w:t>2</w:t>
      </w:r>
      <w:r>
        <w:noBreakHyphen/>
      </w:r>
      <w:r>
        <w:rPr>
          <w:noProof/>
        </w:rPr>
        <w:t>1</w:t>
      </w:r>
      <w:r>
        <w:t>: Return on Investment Data Entry Screen</w:t>
      </w:r>
      <w:r w:rsidR="00E9156E">
        <w:fldChar w:fldCharType="end"/>
      </w:r>
      <w:r>
        <w:t xml:space="preserve"> will be shown on the </w:t>
      </w:r>
      <w:r w:rsidR="00E9156E">
        <w:fldChar w:fldCharType="begin"/>
      </w:r>
      <w:r>
        <w:instrText xml:space="preserve"> REF _Ref336519100 \h </w:instrText>
      </w:r>
      <w:r w:rsidR="00E9156E">
        <w:fldChar w:fldCharType="separate"/>
      </w:r>
      <w:r>
        <w:t xml:space="preserve">Figure </w:t>
      </w:r>
      <w:r>
        <w:rPr>
          <w:noProof/>
        </w:rPr>
        <w:t>2</w:t>
      </w:r>
      <w:r>
        <w:noBreakHyphen/>
      </w:r>
      <w:r>
        <w:rPr>
          <w:noProof/>
        </w:rPr>
        <w:t>2</w:t>
      </w:r>
      <w:r>
        <w:t>: Return on Investment Report Screen</w:t>
      </w:r>
      <w:r w:rsidR="00E9156E">
        <w:fldChar w:fldCharType="end"/>
      </w:r>
      <w:r>
        <w:t xml:space="preserve"> as “read-only” </w:t>
      </w:r>
    </w:p>
    <w:p w:rsidR="00A716F8" w:rsidRPr="00104DE2" w:rsidRDefault="00A716F8" w:rsidP="00A716F8">
      <w:pPr>
        <w:pStyle w:val="Heading3"/>
        <w:rPr>
          <w:ins w:id="177" w:author="Darling, Andrew" w:date="2012-09-27T12:08:00Z"/>
        </w:rPr>
      </w:pPr>
      <w:bookmarkStart w:id="178" w:name="_Toc336530155"/>
      <w:r>
        <w:t>ROI Bar Graph</w:t>
      </w:r>
      <w:bookmarkEnd w:id="178"/>
    </w:p>
    <w:p w:rsidR="00000000" w:rsidRDefault="00A716F8">
      <w:pPr>
        <w:pStyle w:val="ListParagraph"/>
        <w:numPr>
          <w:ilvl w:val="0"/>
          <w:numId w:val="48"/>
        </w:numPr>
        <w:pPrChange w:id="179" w:author="Darling, Andrew" w:date="2012-09-26T23:04:00Z">
          <w:pPr>
            <w:pStyle w:val="ListParagraph"/>
            <w:numPr>
              <w:ilvl w:val="1"/>
              <w:numId w:val="48"/>
            </w:numPr>
            <w:ind w:left="1440" w:hanging="360"/>
          </w:pPr>
        </w:pPrChange>
      </w:pPr>
      <w:ins w:id="180" w:author="Darling, Andrew" w:date="2012-09-26T23:05:00Z">
        <w:r>
          <w:t>Th</w:t>
        </w:r>
      </w:ins>
      <w:r>
        <w:t xml:space="preserve">e ROI bar graph will be shown with the </w:t>
      </w:r>
      <w:r w:rsidR="00237AAA">
        <w:t>ROI values for Year 1, Year 2, and Year 3</w:t>
      </w:r>
    </w:p>
    <w:p w:rsidR="00A716F8" w:rsidRDefault="00237AAA" w:rsidP="00A716F8">
      <w:pPr>
        <w:pStyle w:val="ListParagraph"/>
        <w:numPr>
          <w:ilvl w:val="0"/>
          <w:numId w:val="48"/>
        </w:numPr>
        <w:rPr>
          <w:ins w:id="181" w:author="Darling, Andrew" w:date="2012-09-26T23:05:00Z"/>
        </w:rPr>
      </w:pPr>
      <w:r>
        <w:t xml:space="preserve">The method of calculation for the ROI values is provided in Section </w:t>
      </w:r>
      <w:r w:rsidR="00E9156E">
        <w:fldChar w:fldCharType="begin"/>
      </w:r>
      <w:r>
        <w:instrText xml:space="preserve"> REF _Ref336522963 \w \h </w:instrText>
      </w:r>
      <w:r w:rsidR="00E9156E">
        <w:fldChar w:fldCharType="separate"/>
      </w:r>
      <w:r>
        <w:t>2.4</w:t>
      </w:r>
      <w:r w:rsidR="00E9156E">
        <w:fldChar w:fldCharType="end"/>
      </w:r>
      <w:r w:rsidR="00A716F8">
        <w:t xml:space="preserve"> </w:t>
      </w:r>
    </w:p>
    <w:p w:rsidR="00F648CB" w:rsidRPr="00104DE2" w:rsidRDefault="008D03CE" w:rsidP="00F648CB">
      <w:pPr>
        <w:pStyle w:val="Heading3"/>
        <w:rPr>
          <w:ins w:id="182" w:author="Darling, Andrew" w:date="2012-09-27T12:08:00Z"/>
        </w:rPr>
      </w:pPr>
      <w:bookmarkStart w:id="183" w:name="_Toc336530156"/>
      <w:r>
        <w:t>ROI Report</w:t>
      </w:r>
      <w:ins w:id="184" w:author="Darling, Andrew" w:date="2012-09-27T12:08:00Z">
        <w:r w:rsidR="00F648CB">
          <w:t xml:space="preserve"> “Navigation”</w:t>
        </w:r>
        <w:bookmarkEnd w:id="183"/>
      </w:ins>
    </w:p>
    <w:p w:rsidR="00000000" w:rsidRDefault="00F648CB">
      <w:pPr>
        <w:pStyle w:val="ListParagraph"/>
        <w:numPr>
          <w:ilvl w:val="0"/>
          <w:numId w:val="48"/>
        </w:numPr>
        <w:rPr>
          <w:ins w:id="185" w:author="Darling, Andrew" w:date="2012-09-26T23:05:00Z"/>
        </w:rPr>
        <w:pPrChange w:id="186" w:author="Darling, Andrew" w:date="2012-09-26T23:04:00Z">
          <w:pPr>
            <w:pStyle w:val="ListParagraph"/>
            <w:numPr>
              <w:ilvl w:val="1"/>
              <w:numId w:val="48"/>
            </w:numPr>
            <w:ind w:left="1440" w:hanging="360"/>
          </w:pPr>
        </w:pPrChange>
      </w:pPr>
      <w:ins w:id="187" w:author="Darling, Andrew" w:date="2012-09-26T23:05:00Z">
        <w:r>
          <w:t>The navigation selections at the bottom of the page are described here:</w:t>
        </w:r>
      </w:ins>
    </w:p>
    <w:p w:rsidR="00F648CB" w:rsidRDefault="00E9156E" w:rsidP="00F648CB">
      <w:pPr>
        <w:pStyle w:val="ListParagraph"/>
        <w:numPr>
          <w:ilvl w:val="1"/>
          <w:numId w:val="48"/>
        </w:numPr>
        <w:rPr>
          <w:ins w:id="188" w:author="Darling, Andrew" w:date="2012-09-27T12:58:00Z"/>
        </w:rPr>
      </w:pPr>
      <w:ins w:id="189" w:author="Darling, Andrew" w:date="2012-09-26T23:05:00Z">
        <w:r w:rsidRPr="00E9156E">
          <w:rPr>
            <w:b/>
            <w:rPrChange w:id="190" w:author="Darling, Andrew" w:date="2012-09-27T12:54:00Z">
              <w:rPr/>
            </w:rPrChange>
          </w:rPr>
          <w:t>Edit:  As-Is/To-Be Data</w:t>
        </w:r>
      </w:ins>
    </w:p>
    <w:p w:rsidR="00000000" w:rsidRDefault="00F648CB">
      <w:pPr>
        <w:pStyle w:val="ListParagraph"/>
        <w:numPr>
          <w:ilvl w:val="2"/>
          <w:numId w:val="48"/>
        </w:numPr>
        <w:pPrChange w:id="191" w:author="Darling, Andrew" w:date="2012-09-27T12:58:00Z">
          <w:pPr>
            <w:pStyle w:val="ListParagraph"/>
            <w:numPr>
              <w:ilvl w:val="1"/>
              <w:numId w:val="48"/>
            </w:numPr>
            <w:ind w:left="1440" w:hanging="360"/>
          </w:pPr>
        </w:pPrChange>
      </w:pPr>
      <w:ins w:id="192" w:author="Darling, Andrew" w:date="2012-09-27T12:58:00Z">
        <w:r>
          <w:t>T</w:t>
        </w:r>
      </w:ins>
      <w:ins w:id="193" w:author="Darling, Andrew" w:date="2012-09-26T23:05:00Z">
        <w:r>
          <w:t xml:space="preserve">his will take the user back to the </w:t>
        </w:r>
      </w:ins>
      <w:ins w:id="194" w:author="Darling, Andrew" w:date="2012-09-27T12:55:00Z">
        <w:r w:rsidR="00E9156E">
          <w:fldChar w:fldCharType="begin"/>
        </w:r>
        <w:r>
          <w:instrText xml:space="preserve"> REF _Ref336513843 \h </w:instrText>
        </w:r>
      </w:ins>
      <w:r w:rsidR="00E9156E">
        <w:fldChar w:fldCharType="separate"/>
      </w:r>
      <w:ins w:id="195" w:author="Darling, Andrew" w:date="2012-09-27T12:55:00Z">
        <w:r>
          <w:t xml:space="preserve">Figure </w:t>
        </w:r>
        <w:r>
          <w:rPr>
            <w:noProof/>
          </w:rPr>
          <w:t>1</w:t>
        </w:r>
        <w:r>
          <w:noBreakHyphen/>
        </w:r>
        <w:r>
          <w:rPr>
            <w:noProof/>
          </w:rPr>
          <w:t>1</w:t>
        </w:r>
        <w:r>
          <w:t>: Gap Analysis Data Entry Screen</w:t>
        </w:r>
        <w:r w:rsidR="00E9156E">
          <w:fldChar w:fldCharType="end"/>
        </w:r>
      </w:ins>
      <w:ins w:id="196" w:author="Darling, Andrew" w:date="2012-09-26T23:06:00Z">
        <w:r>
          <w:t xml:space="preserve"> to </w:t>
        </w:r>
      </w:ins>
      <w:ins w:id="197" w:author="Darling, Andrew" w:date="2012-09-27T12:55:00Z">
        <w:r>
          <w:t xml:space="preserve">allow the user to </w:t>
        </w:r>
      </w:ins>
      <w:ins w:id="198" w:author="Darling, Andrew" w:date="2012-09-26T23:06:00Z">
        <w:r>
          <w:t>potentially adjust any of the “As-Is” or the “</w:t>
        </w:r>
      </w:ins>
      <w:ins w:id="199" w:author="Darling, Andrew" w:date="2012-09-27T12:08:00Z">
        <w:r>
          <w:t>To-Be”</w:t>
        </w:r>
      </w:ins>
      <w:ins w:id="200" w:author="Darling, Andrew" w:date="2012-09-27T12:09:00Z">
        <w:r>
          <w:t xml:space="preserve"> drop down selections</w:t>
        </w:r>
      </w:ins>
    </w:p>
    <w:p w:rsidR="008D03CE" w:rsidRDefault="008D03CE" w:rsidP="008D03CE">
      <w:pPr>
        <w:pStyle w:val="ListParagraph"/>
        <w:numPr>
          <w:ilvl w:val="1"/>
          <w:numId w:val="48"/>
        </w:numPr>
        <w:rPr>
          <w:ins w:id="201" w:author="Darling, Andrew" w:date="2012-09-27T13:12:00Z"/>
        </w:rPr>
      </w:pPr>
      <w:ins w:id="202" w:author="Darling, Andrew" w:date="2012-09-27T13:11:00Z">
        <w:r>
          <w:rPr>
            <w:b/>
          </w:rPr>
          <w:lastRenderedPageBreak/>
          <w:t>Edit:  ROI</w:t>
        </w:r>
      </w:ins>
      <w:ins w:id="203" w:author="Darling, Andrew" w:date="2012-09-27T13:12:00Z">
        <w:r>
          <w:rPr>
            <w:b/>
          </w:rPr>
          <w:t xml:space="preserve"> Record</w:t>
        </w:r>
      </w:ins>
    </w:p>
    <w:p w:rsidR="00000000" w:rsidRDefault="008D03CE">
      <w:pPr>
        <w:pStyle w:val="ListParagraph"/>
        <w:numPr>
          <w:ilvl w:val="2"/>
          <w:numId w:val="48"/>
        </w:numPr>
        <w:rPr>
          <w:ins w:id="204" w:author="Darling, Andrew" w:date="2012-09-27T13:19:00Z"/>
        </w:rPr>
        <w:pPrChange w:id="205" w:author="Darling, Andrew" w:date="2012-09-27T13:12:00Z">
          <w:pPr>
            <w:pStyle w:val="ListParagraph"/>
            <w:numPr>
              <w:ilvl w:val="1"/>
              <w:numId w:val="48"/>
            </w:numPr>
            <w:ind w:left="1440" w:hanging="360"/>
          </w:pPr>
        </w:pPrChange>
      </w:pPr>
      <w:ins w:id="206" w:author="Darling, Andrew" w:date="2012-09-27T13:12:00Z">
        <w:r>
          <w:t xml:space="preserve">This will take the user to the </w:t>
        </w:r>
      </w:ins>
      <w:ins w:id="207" w:author="Darling, Andrew" w:date="2012-09-27T13:18:00Z">
        <w:r w:rsidR="00E9156E">
          <w:fldChar w:fldCharType="begin"/>
        </w:r>
        <w:r>
          <w:instrText xml:space="preserve"> REF _Ref336515254 \h </w:instrText>
        </w:r>
      </w:ins>
      <w:r w:rsidR="00E9156E">
        <w:fldChar w:fldCharType="separate"/>
      </w:r>
      <w:ins w:id="208" w:author="Darling, Andrew" w:date="2012-09-27T13:18:00Z">
        <w:r>
          <w:t xml:space="preserve">Figure </w:t>
        </w:r>
        <w:r>
          <w:rPr>
            <w:noProof/>
          </w:rPr>
          <w:t>2</w:t>
        </w:r>
        <w:r>
          <w:noBreakHyphen/>
        </w:r>
        <w:r>
          <w:rPr>
            <w:noProof/>
          </w:rPr>
          <w:t>1</w:t>
        </w:r>
        <w:r>
          <w:t>: Return on Investment Data Entry Screen</w:t>
        </w:r>
        <w:r w:rsidR="00E9156E">
          <w:fldChar w:fldCharType="end"/>
        </w:r>
      </w:ins>
      <w:ins w:id="209" w:author="Darling, Andrew" w:date="2012-09-27T13:05:00Z">
        <w:r>
          <w:t xml:space="preserve"> </w:t>
        </w:r>
      </w:ins>
      <w:ins w:id="210" w:author="Darling, Andrew" w:date="2012-09-27T13:19:00Z">
        <w:r>
          <w:t xml:space="preserve">and will </w:t>
        </w:r>
      </w:ins>
      <w:r>
        <w:t>provide the user with the ability to change any of the “estimated sales training expenditures” for the 3 years</w:t>
      </w:r>
    </w:p>
    <w:p w:rsidR="008D03CE" w:rsidRDefault="008D03CE" w:rsidP="008D03CE">
      <w:pPr>
        <w:pStyle w:val="ListParagraph"/>
        <w:numPr>
          <w:ilvl w:val="1"/>
          <w:numId w:val="48"/>
        </w:numPr>
        <w:rPr>
          <w:ins w:id="211" w:author="Darling, Andrew" w:date="2012-09-27T13:10:00Z"/>
        </w:rPr>
      </w:pPr>
      <w:ins w:id="212" w:author="Darling, Andrew" w:date="2012-09-27T13:09:00Z">
        <w:r>
          <w:rPr>
            <w:b/>
          </w:rPr>
          <w:t xml:space="preserve">Print:  </w:t>
        </w:r>
      </w:ins>
      <w:r>
        <w:rPr>
          <w:b/>
        </w:rPr>
        <w:t>ROI</w:t>
      </w:r>
      <w:ins w:id="213" w:author="Darling, Andrew" w:date="2012-09-27T13:09:00Z">
        <w:r>
          <w:rPr>
            <w:b/>
          </w:rPr>
          <w:t xml:space="preserve"> Graph</w:t>
        </w:r>
      </w:ins>
    </w:p>
    <w:p w:rsidR="00000000" w:rsidRDefault="008D03CE">
      <w:pPr>
        <w:pStyle w:val="ListParagraph"/>
        <w:numPr>
          <w:ilvl w:val="2"/>
          <w:numId w:val="48"/>
        </w:numPr>
        <w:rPr>
          <w:ins w:id="214" w:author="Darling, Andrew" w:date="2012-09-27T13:11:00Z"/>
        </w:rPr>
        <w:pPrChange w:id="215" w:author="Darling, Andrew" w:date="2012-09-27T13:10:00Z">
          <w:pPr>
            <w:pStyle w:val="ListParagraph"/>
            <w:numPr>
              <w:ilvl w:val="1"/>
              <w:numId w:val="48"/>
            </w:numPr>
            <w:ind w:left="1440" w:hanging="360"/>
          </w:pPr>
        </w:pPrChange>
      </w:pPr>
      <w:ins w:id="216" w:author="Darling, Andrew" w:date="2012-09-27T13:10:00Z">
        <w:r>
          <w:t>This will provide the user with an export/print capability to print out the bar graph so th</w:t>
        </w:r>
      </w:ins>
      <w:ins w:id="217" w:author="Darling, Andrew" w:date="2012-09-27T13:11:00Z">
        <w:r>
          <w:t>at it can be compared to other “bar graphs” [if they want to keep going back to make changes]</w:t>
        </w:r>
      </w:ins>
    </w:p>
    <w:p w:rsidR="00000000" w:rsidRDefault="008D03CE">
      <w:pPr>
        <w:pStyle w:val="ListParagraph"/>
        <w:numPr>
          <w:ilvl w:val="2"/>
          <w:numId w:val="48"/>
        </w:numPr>
        <w:rPr>
          <w:ins w:id="218" w:author="Darling, Andrew" w:date="2012-09-27T13:11:00Z"/>
        </w:rPr>
        <w:pPrChange w:id="219" w:author="Darling, Andrew" w:date="2012-09-27T13:10:00Z">
          <w:pPr>
            <w:pStyle w:val="ListParagraph"/>
            <w:numPr>
              <w:ilvl w:val="1"/>
              <w:numId w:val="48"/>
            </w:numPr>
            <w:ind w:left="1440" w:hanging="360"/>
          </w:pPr>
        </w:pPrChange>
      </w:pPr>
      <w:ins w:id="220" w:author="Darling, Andrew" w:date="2012-09-27T13:11:00Z">
        <w:r>
          <w:t>It is assumed that the user would need to “save” the record to the database before this “print” function would work</w:t>
        </w:r>
      </w:ins>
      <w:ins w:id="221" w:author="Darling, Andrew" w:date="2012-09-27T13:22:00Z">
        <w:r>
          <w:t xml:space="preserve"> - - therefore, the user should be notified to save the record if they try to select this navigation option before saving the record</w:t>
        </w:r>
      </w:ins>
    </w:p>
    <w:p w:rsidR="008D03CE" w:rsidRPr="00E03625" w:rsidRDefault="008D03CE" w:rsidP="008D03CE">
      <w:pPr>
        <w:pStyle w:val="ListParagraph"/>
        <w:numPr>
          <w:ilvl w:val="1"/>
          <w:numId w:val="48"/>
        </w:numPr>
        <w:rPr>
          <w:ins w:id="222" w:author="Darling, Andrew" w:date="2012-09-27T12:59:00Z"/>
          <w:rPrChange w:id="223" w:author="Darling, Andrew" w:date="2012-09-27T12:59:00Z">
            <w:rPr>
              <w:ins w:id="224" w:author="Darling, Andrew" w:date="2012-09-27T12:59:00Z"/>
              <w:b/>
            </w:rPr>
          </w:rPrChange>
        </w:rPr>
      </w:pPr>
      <w:ins w:id="225" w:author="Darling, Andrew" w:date="2012-09-27T12:55:00Z">
        <w:r>
          <w:rPr>
            <w:b/>
          </w:rPr>
          <w:t>S</w:t>
        </w:r>
      </w:ins>
      <w:ins w:id="226" w:author="Darling, Andrew" w:date="2012-09-27T12:56:00Z">
        <w:r>
          <w:rPr>
            <w:b/>
          </w:rPr>
          <w:t>ave:  Gap Analysis Record</w:t>
        </w:r>
      </w:ins>
    </w:p>
    <w:p w:rsidR="00000000" w:rsidRDefault="008D03CE">
      <w:pPr>
        <w:pStyle w:val="ListParagraph"/>
        <w:numPr>
          <w:ilvl w:val="2"/>
          <w:numId w:val="48"/>
        </w:numPr>
        <w:rPr>
          <w:ins w:id="227" w:author="Darling, Andrew" w:date="2012-09-27T13:09:00Z"/>
        </w:rPr>
        <w:pPrChange w:id="228" w:author="Darling, Andrew" w:date="2012-09-27T12:59:00Z">
          <w:pPr>
            <w:pStyle w:val="ListParagraph"/>
            <w:numPr>
              <w:ilvl w:val="1"/>
              <w:numId w:val="48"/>
            </w:numPr>
            <w:ind w:left="1440" w:hanging="360"/>
          </w:pPr>
        </w:pPrChange>
      </w:pPr>
      <w:ins w:id="229" w:author="Darling, Andrew" w:date="2012-09-27T12:59:00Z">
        <w:r>
          <w:t>T</w:t>
        </w:r>
      </w:ins>
      <w:ins w:id="230" w:author="Darling, Andrew" w:date="2012-09-27T12:56:00Z">
        <w:r>
          <w:t>his will write the re</w:t>
        </w:r>
      </w:ins>
      <w:ins w:id="231" w:author="Darling, Andrew" w:date="2012-09-27T12:59:00Z">
        <w:r>
          <w:t>cord to the database to include</w:t>
        </w:r>
      </w:ins>
      <w:ins w:id="232" w:author="Darling, Andrew" w:date="2012-09-27T13:04:00Z">
        <w:r>
          <w:t xml:space="preserve"> the</w:t>
        </w:r>
      </w:ins>
      <w:ins w:id="233" w:author="Darling, Andrew" w:date="2012-09-27T13:05:00Z">
        <w:r>
          <w:t xml:space="preserve"> following data for each of the 6 elements</w:t>
        </w:r>
      </w:ins>
      <w:ins w:id="234" w:author="Darling, Andrew" w:date="2012-09-27T13:04:00Z">
        <w:r>
          <w:t>: As-Is</w:t>
        </w:r>
      </w:ins>
      <w:ins w:id="235" w:author="Darling, Andrew" w:date="2012-09-27T13:05:00Z">
        <w:r>
          <w:t xml:space="preserve">; </w:t>
        </w:r>
      </w:ins>
      <w:ins w:id="236" w:author="Darling, Andrew" w:date="2012-09-27T13:04:00Z">
        <w:r>
          <w:t xml:space="preserve">Desired Annual Improvement %; Gap % [gap </w:t>
        </w:r>
      </w:ins>
      <w:ins w:id="237" w:author="Darling, Andrew" w:date="2012-09-27T13:05:00Z">
        <w:r>
          <w:t>between To-Be and As-Is];</w:t>
        </w:r>
      </w:ins>
      <w:ins w:id="238" w:author="Darling, Andrew" w:date="2012-09-27T13:06:00Z">
        <w:r>
          <w:t xml:space="preserve"> and To-Be</w:t>
        </w:r>
      </w:ins>
    </w:p>
    <w:p w:rsidR="00B9023F" w:rsidRDefault="00A716F8" w:rsidP="00B9023F">
      <w:pPr>
        <w:pStyle w:val="Heading2"/>
      </w:pPr>
      <w:bookmarkStart w:id="239" w:name="_Toc336530157"/>
      <w:r>
        <w:t xml:space="preserve">ROI </w:t>
      </w:r>
      <w:r w:rsidR="00B9023F">
        <w:t>Function Performance by User Role</w:t>
      </w:r>
      <w:bookmarkEnd w:id="239"/>
    </w:p>
    <w:p w:rsidR="00B9023F" w:rsidRDefault="00B9023F" w:rsidP="00B9023F">
      <w:pPr>
        <w:pStyle w:val="ListParagraph"/>
        <w:numPr>
          <w:ilvl w:val="0"/>
          <w:numId w:val="20"/>
        </w:numPr>
      </w:pPr>
      <w:r>
        <w:t>Franchise User Role</w:t>
      </w:r>
    </w:p>
    <w:p w:rsidR="00B9023F" w:rsidRDefault="00B9023F" w:rsidP="00B9023F">
      <w:pPr>
        <w:pStyle w:val="ListParagraph"/>
        <w:numPr>
          <w:ilvl w:val="1"/>
          <w:numId w:val="20"/>
        </w:numPr>
      </w:pPr>
      <w:r>
        <w:t>ALL Companies in the database for THIS FRANCHISE ONLY will be displayed in the “Select Company” drop down selection</w:t>
      </w:r>
    </w:p>
    <w:p w:rsidR="001E13BA" w:rsidRDefault="001E13BA" w:rsidP="001E13BA">
      <w:pPr>
        <w:pStyle w:val="ListParagraph"/>
        <w:numPr>
          <w:ilvl w:val="1"/>
          <w:numId w:val="20"/>
        </w:numPr>
      </w:pPr>
      <w:r>
        <w:t xml:space="preserve">ONLY those contacts associated to the selected Company </w:t>
      </w:r>
      <w:ins w:id="240" w:author="Darling, Andrew" w:date="2012-09-27T14:46:00Z">
        <w:r>
          <w:t xml:space="preserve">that have been entered by THIS USER </w:t>
        </w:r>
      </w:ins>
      <w:r>
        <w:t>will appear in the “Select Contact” drop down screen</w:t>
      </w:r>
    </w:p>
    <w:p w:rsidR="001E13BA" w:rsidRDefault="001E13BA" w:rsidP="001E13BA">
      <w:pPr>
        <w:pStyle w:val="ListParagraph"/>
        <w:numPr>
          <w:ilvl w:val="1"/>
          <w:numId w:val="20"/>
        </w:numPr>
      </w:pPr>
      <w:r>
        <w:t xml:space="preserve">Can perform the </w:t>
      </w:r>
      <w:r w:rsidR="00A716F8">
        <w:t>ROI update</w:t>
      </w:r>
      <w:r>
        <w:t xml:space="preserve"> and save </w:t>
      </w:r>
      <w:r w:rsidR="00A716F8">
        <w:t xml:space="preserve">ROI </w:t>
      </w:r>
      <w:r>
        <w:t xml:space="preserve">report for any </w:t>
      </w:r>
      <w:ins w:id="241" w:author="Darling, Andrew" w:date="2012-09-27T14:47:00Z">
        <w:r>
          <w:t xml:space="preserve">Contact entered by THIS USER </w:t>
        </w:r>
      </w:ins>
      <w:ins w:id="242" w:author="Darling, Andrew" w:date="2012-09-27T15:01:00Z">
        <w:r>
          <w:t xml:space="preserve"> for the </w:t>
        </w:r>
      </w:ins>
      <w:r>
        <w:t>Company selected from the “Select Company” drop down screen</w:t>
      </w:r>
    </w:p>
    <w:p w:rsidR="00B9023F" w:rsidRDefault="00B9023F" w:rsidP="00B9023F">
      <w:pPr>
        <w:pStyle w:val="ListParagraph"/>
        <w:numPr>
          <w:ilvl w:val="0"/>
          <w:numId w:val="20"/>
        </w:numPr>
      </w:pPr>
      <w:r>
        <w:t>Franchise Owner Role</w:t>
      </w:r>
    </w:p>
    <w:p w:rsidR="00B9023F" w:rsidRDefault="00B9023F" w:rsidP="00B9023F">
      <w:pPr>
        <w:pStyle w:val="ListParagraph"/>
        <w:numPr>
          <w:ilvl w:val="1"/>
          <w:numId w:val="20"/>
        </w:numPr>
      </w:pPr>
      <w:r>
        <w:t>ALL Companies in the database for THIS FRANCHISE ONLY will be displayed in the “Select Company” drop down selection</w:t>
      </w:r>
    </w:p>
    <w:p w:rsidR="00B9023F" w:rsidRDefault="00B9023F" w:rsidP="00B9023F">
      <w:pPr>
        <w:pStyle w:val="ListParagraph"/>
        <w:numPr>
          <w:ilvl w:val="1"/>
          <w:numId w:val="20"/>
        </w:numPr>
      </w:pPr>
      <w:r>
        <w:t>ONLY those contacts associated to the selected Company will appear in the “Select Contact” drop down screen</w:t>
      </w:r>
    </w:p>
    <w:p w:rsidR="00B9023F" w:rsidRDefault="00B9023F" w:rsidP="00B9023F">
      <w:pPr>
        <w:pStyle w:val="ListParagraph"/>
        <w:numPr>
          <w:ilvl w:val="1"/>
          <w:numId w:val="20"/>
        </w:numPr>
      </w:pPr>
      <w:r>
        <w:t>Can perform the gap analysis and save a gap analysis report for any Company selected from the “Select Company” drop down screen</w:t>
      </w:r>
    </w:p>
    <w:p w:rsidR="00B9023F" w:rsidRDefault="00B9023F" w:rsidP="00B9023F">
      <w:pPr>
        <w:pStyle w:val="ListParagraph"/>
        <w:numPr>
          <w:ilvl w:val="0"/>
          <w:numId w:val="20"/>
        </w:numPr>
      </w:pPr>
      <w:r>
        <w:t>Coach Role</w:t>
      </w:r>
    </w:p>
    <w:p w:rsidR="00B9023F" w:rsidDel="00024E83" w:rsidRDefault="00B9023F" w:rsidP="00B9023F">
      <w:pPr>
        <w:pStyle w:val="ListParagraph"/>
        <w:numPr>
          <w:ilvl w:val="1"/>
          <w:numId w:val="20"/>
        </w:numPr>
        <w:rPr>
          <w:del w:id="243" w:author="Darling, Andrew" w:date="2012-09-26T19:34:00Z"/>
        </w:rPr>
      </w:pPr>
      <w:del w:id="244" w:author="Darling, Andrew" w:date="2012-09-26T19:34:00Z">
        <w:r w:rsidDel="00024E83">
          <w:delText>ALL Companies in the database for ALL FRANCHISES within this Coach’s Region ONLY will be displayed in the “Select Company” drop down selection</w:delText>
        </w:r>
      </w:del>
    </w:p>
    <w:p w:rsidR="00B9023F" w:rsidDel="00024E83" w:rsidRDefault="00B9023F" w:rsidP="00B9023F">
      <w:pPr>
        <w:pStyle w:val="ListParagraph"/>
        <w:numPr>
          <w:ilvl w:val="1"/>
          <w:numId w:val="20"/>
        </w:numPr>
        <w:rPr>
          <w:del w:id="245" w:author="Darling, Andrew" w:date="2012-09-26T19:34:00Z"/>
        </w:rPr>
      </w:pPr>
      <w:del w:id="246" w:author="Darling, Andrew" w:date="2012-09-26T19:34:00Z">
        <w:r w:rsidDel="00024E83">
          <w:delText>ONLY those contacts associated to the selected Company will appear in the “Select Contact” drop down screen</w:delText>
        </w:r>
      </w:del>
    </w:p>
    <w:p w:rsidR="00B9023F" w:rsidRDefault="00B9023F" w:rsidP="00B9023F">
      <w:pPr>
        <w:pStyle w:val="ListParagraph"/>
        <w:numPr>
          <w:ilvl w:val="1"/>
          <w:numId w:val="20"/>
        </w:numPr>
      </w:pPr>
      <w:del w:id="247" w:author="Darling, Andrew" w:date="2012-09-26T19:34:00Z">
        <w:r w:rsidDel="00024E83">
          <w:delText>Can view any of the saved gap analysis reports for any Company selected from the “Select Company” drop down screen</w:delText>
        </w:r>
      </w:del>
      <w:ins w:id="248" w:author="Darling, Andrew" w:date="2012-09-26T19:34:00Z">
        <w:r>
          <w:t>For this release, the Coach Role will not be able to perform</w:t>
        </w:r>
      </w:ins>
      <w:ins w:id="249" w:author="Darling, Andrew" w:date="2012-09-26T19:38:00Z">
        <w:r>
          <w:t xml:space="preserve"> the “Gap Analysis” function, therefore the “Gap </w:t>
        </w:r>
      </w:ins>
      <w:ins w:id="250" w:author="Darling, Andrew" w:date="2012-09-26T19:39:00Z">
        <w:r>
          <w:t>Analysis” button is disabled [not grayed out, just disabled]</w:t>
        </w:r>
      </w:ins>
      <w:ins w:id="251" w:author="Darling, Andrew" w:date="2012-09-26T19:38:00Z">
        <w:r>
          <w:t xml:space="preserve"> </w:t>
        </w:r>
      </w:ins>
    </w:p>
    <w:p w:rsidR="00B9023F" w:rsidRDefault="00B9023F" w:rsidP="00B9023F">
      <w:pPr>
        <w:pStyle w:val="ListParagraph"/>
        <w:numPr>
          <w:ilvl w:val="0"/>
          <w:numId w:val="20"/>
        </w:numPr>
      </w:pPr>
      <w:r>
        <w:t>Corporate Role</w:t>
      </w:r>
    </w:p>
    <w:p w:rsidR="00B9023F" w:rsidRDefault="00B9023F" w:rsidP="00B9023F">
      <w:pPr>
        <w:pStyle w:val="ListParagraph"/>
        <w:numPr>
          <w:ilvl w:val="1"/>
          <w:numId w:val="20"/>
        </w:numPr>
        <w:rPr>
          <w:ins w:id="252" w:author="Darling, Andrew" w:date="2012-09-26T19:39:00Z"/>
        </w:rPr>
      </w:pPr>
      <w:ins w:id="253" w:author="Darling, Andrew" w:date="2012-09-26T19:39:00Z">
        <w:r>
          <w:t xml:space="preserve">For this release, the Corporate Role will not be able to perform the “Gap Analysis” function, therefore the “Gap Analysis” button is disabled [not grayed out, just disabled] </w:t>
        </w:r>
      </w:ins>
    </w:p>
    <w:p w:rsidR="009C5586" w:rsidRDefault="009C5586">
      <w:pPr>
        <w:spacing w:after="200"/>
        <w:rPr>
          <w:rFonts w:asciiTheme="majorHAnsi" w:eastAsiaTheme="majorEastAsia" w:hAnsiTheme="majorHAnsi" w:cstheme="majorBidi"/>
          <w:b/>
          <w:bCs/>
          <w:sz w:val="28"/>
          <w:szCs w:val="28"/>
        </w:rPr>
      </w:pPr>
      <w:bookmarkStart w:id="254" w:name="_Ref336522963"/>
      <w:r>
        <w:lastRenderedPageBreak/>
        <w:br w:type="page"/>
      </w:r>
    </w:p>
    <w:p w:rsidR="00A716F8" w:rsidRDefault="0003068E" w:rsidP="009C5586">
      <w:pPr>
        <w:pStyle w:val="Heading1"/>
      </w:pPr>
      <w:bookmarkStart w:id="255" w:name="_Toc336530158"/>
      <w:r>
        <w:lastRenderedPageBreak/>
        <w:t xml:space="preserve">Gap Analysis </w:t>
      </w:r>
      <w:r w:rsidR="000647DB">
        <w:t xml:space="preserve">Data Selection </w:t>
      </w:r>
      <w:r>
        <w:t xml:space="preserve">and </w:t>
      </w:r>
      <w:r w:rsidR="00A716F8">
        <w:t>ROI Calculations</w:t>
      </w:r>
      <w:bookmarkEnd w:id="254"/>
      <w:bookmarkEnd w:id="255"/>
    </w:p>
    <w:p w:rsidR="00237AAA" w:rsidRDefault="00237AAA" w:rsidP="00237AAA">
      <w:r>
        <w:t>The calculations and details showing how the numbers are calculated are contained within the excel file embedded here and are explained within the following sub-sections.</w:t>
      </w:r>
    </w:p>
    <w:bookmarkStart w:id="256" w:name="_MON_1410268093"/>
    <w:bookmarkEnd w:id="256"/>
    <w:p w:rsidR="00237AAA" w:rsidRDefault="00C34368" w:rsidP="00237AAA">
      <w:r>
        <w:object w:dxaOrig="1551" w:dyaOrig="991">
          <v:shape id="_x0000_i1026" type="#_x0000_t75" style="width:77.25pt;height:49.5pt" o:ole="">
            <v:imagedata r:id="rId15" o:title=""/>
          </v:shape>
          <o:OLEObject Type="Embed" ProgID="Excel.Sheet.12" ShapeID="_x0000_i1026" DrawAspect="Icon" ObjectID="_1410272239" r:id="rId16"/>
        </w:object>
      </w:r>
    </w:p>
    <w:p w:rsidR="00237AAA" w:rsidRDefault="0003068E" w:rsidP="009C5586">
      <w:pPr>
        <w:pStyle w:val="Heading2"/>
      </w:pPr>
      <w:bookmarkStart w:id="257" w:name="_Toc336530159"/>
      <w:r>
        <w:t>Gap Analysis</w:t>
      </w:r>
      <w:r w:rsidR="000647DB">
        <w:t xml:space="preserve"> Data Selection</w:t>
      </w:r>
      <w:bookmarkEnd w:id="257"/>
    </w:p>
    <w:p w:rsidR="009C5586" w:rsidRDefault="009C5586" w:rsidP="009C5586">
      <w:r>
        <w:t xml:space="preserve">The Gap Analysis tab of the embedded spreadsheet provides the details of what is shown in </w:t>
      </w:r>
      <w:r w:rsidR="00E9156E">
        <w:fldChar w:fldCharType="begin"/>
      </w:r>
      <w:r>
        <w:instrText xml:space="preserve"> REF _Ref336523640 \h </w:instrText>
      </w:r>
      <w:r w:rsidR="00E9156E">
        <w:fldChar w:fldCharType="separate"/>
      </w:r>
      <w:ins w:id="258" w:author="Darling, Andrew" w:date="2012-09-27T12:50:00Z">
        <w:r>
          <w:t xml:space="preserve">Figure </w:t>
        </w:r>
      </w:ins>
      <w:r>
        <w:rPr>
          <w:noProof/>
        </w:rPr>
        <w:t>1</w:t>
      </w:r>
      <w:r>
        <w:noBreakHyphen/>
      </w:r>
      <w:r>
        <w:rPr>
          <w:noProof/>
        </w:rPr>
        <w:t>2</w:t>
      </w:r>
      <w:ins w:id="259" w:author="Darling, Andrew" w:date="2012-09-27T12:50:00Z">
        <w:r>
          <w:t>: Gap Analysis Data Selection Table Recommendations</w:t>
        </w:r>
      </w:ins>
      <w:r w:rsidR="00E9156E">
        <w:fldChar w:fldCharType="end"/>
      </w:r>
      <w:r>
        <w:t xml:space="preserve">.  </w:t>
      </w:r>
    </w:p>
    <w:p w:rsidR="009C5586" w:rsidRDefault="009C5586" w:rsidP="009C5586">
      <w:pPr>
        <w:pStyle w:val="ListParagraph"/>
        <w:numPr>
          <w:ilvl w:val="0"/>
          <w:numId w:val="20"/>
        </w:numPr>
      </w:pPr>
      <w:r>
        <w:t xml:space="preserve">The data selection fields in the </w:t>
      </w:r>
      <w:fldSimple w:instr=" REF _Ref336513843 \h  \* MERGEFORMAT ">
        <w:ins w:id="260" w:author="Darling, Andrew" w:date="2012-09-27T12:09:00Z">
          <w:r>
            <w:t xml:space="preserve">Figure </w:t>
          </w:r>
        </w:ins>
        <w:r>
          <w:t>1</w:t>
        </w:r>
        <w:r>
          <w:noBreakHyphen/>
          <w:t>1</w:t>
        </w:r>
        <w:ins w:id="261" w:author="Darling, Andrew" w:date="2012-09-27T12:09:00Z">
          <w:r>
            <w:t xml:space="preserve">: </w:t>
          </w:r>
        </w:ins>
        <w:ins w:id="262" w:author="Darling, Andrew" w:date="2012-09-27T12:49:00Z">
          <w:r>
            <w:t>Gap Analysis Data Entry</w:t>
          </w:r>
        </w:ins>
        <w:ins w:id="263" w:author="Darling, Andrew" w:date="2012-09-27T12:51:00Z">
          <w:r>
            <w:t xml:space="preserve"> Screen</w:t>
          </w:r>
        </w:ins>
      </w:fldSimple>
      <w:r>
        <w:t xml:space="preserve"> for the “As-Is” and the “To-Be” data selections </w:t>
      </w:r>
      <w:r w:rsidR="000B07A6">
        <w:t xml:space="preserve">for the 6 elements </w:t>
      </w:r>
      <w:r>
        <w:t>need to come from tables so that future updates to these data fields can be done simply by updating the reference data within the tables</w:t>
      </w:r>
    </w:p>
    <w:p w:rsidR="009C5586" w:rsidRDefault="009C5586" w:rsidP="009C5586">
      <w:pPr>
        <w:pStyle w:val="ListParagraph"/>
        <w:numPr>
          <w:ilvl w:val="0"/>
          <w:numId w:val="20"/>
        </w:numPr>
      </w:pPr>
      <w:r>
        <w:t xml:space="preserve">Similarly, the “values” associated to the </w:t>
      </w:r>
      <w:r w:rsidR="000B07A6">
        <w:t xml:space="preserve">“As-Is” and “To-Be” </w:t>
      </w:r>
      <w:r>
        <w:t xml:space="preserve">selections </w:t>
      </w:r>
      <w:r w:rsidR="000B07A6">
        <w:t xml:space="preserve">for the 6 elements </w:t>
      </w:r>
      <w:r>
        <w:t xml:space="preserve">made in the </w:t>
      </w:r>
      <w:r w:rsidR="00E9156E">
        <w:fldChar w:fldCharType="begin"/>
      </w:r>
      <w:r>
        <w:instrText xml:space="preserve"> REF _Ref336513843 \h </w:instrText>
      </w:r>
      <w:r w:rsidR="00E9156E">
        <w:fldChar w:fldCharType="separate"/>
      </w:r>
      <w:ins w:id="264" w:author="Darling, Andrew" w:date="2012-09-27T12:09:00Z">
        <w:r>
          <w:t xml:space="preserve">Figure </w:t>
        </w:r>
      </w:ins>
      <w:r>
        <w:rPr>
          <w:noProof/>
        </w:rPr>
        <w:t>1</w:t>
      </w:r>
      <w:r>
        <w:noBreakHyphen/>
      </w:r>
      <w:r>
        <w:rPr>
          <w:noProof/>
        </w:rPr>
        <w:t>1</w:t>
      </w:r>
      <w:ins w:id="265" w:author="Darling, Andrew" w:date="2012-09-27T12:09:00Z">
        <w:r>
          <w:t xml:space="preserve">: </w:t>
        </w:r>
      </w:ins>
      <w:ins w:id="266" w:author="Darling, Andrew" w:date="2012-09-27T12:49:00Z">
        <w:r>
          <w:t>Gap Analysis Data Entry</w:t>
        </w:r>
      </w:ins>
      <w:ins w:id="267" w:author="Darling, Andrew" w:date="2012-09-27T12:51:00Z">
        <w:r>
          <w:t xml:space="preserve"> Screen</w:t>
        </w:r>
      </w:ins>
      <w:r w:rsidR="00E9156E">
        <w:fldChar w:fldCharType="end"/>
      </w:r>
      <w:r>
        <w:t xml:space="preserve"> must also come from tables so that future updates to the data values can be done simply by updating the reference data within the tables</w:t>
      </w:r>
    </w:p>
    <w:p w:rsidR="000B07A6" w:rsidRPr="009C5586" w:rsidRDefault="000B07A6" w:rsidP="009C5586">
      <w:pPr>
        <w:pStyle w:val="ListParagraph"/>
        <w:numPr>
          <w:ilvl w:val="0"/>
          <w:numId w:val="20"/>
        </w:numPr>
      </w:pPr>
      <w:r>
        <w:t xml:space="preserve">The “Select Desired Annual Improvement %” fields in the </w:t>
      </w:r>
      <w:r w:rsidR="00E9156E">
        <w:fldChar w:fldCharType="begin"/>
      </w:r>
      <w:r>
        <w:instrText xml:space="preserve"> REF _Ref336515150 \h </w:instrText>
      </w:r>
      <w:r w:rsidR="00E9156E">
        <w:fldChar w:fldCharType="separate"/>
      </w:r>
      <w:ins w:id="268" w:author="Darling, Andrew" w:date="2012-09-27T12:51:00Z">
        <w:r>
          <w:t xml:space="preserve">Figure </w:t>
        </w:r>
      </w:ins>
      <w:r>
        <w:rPr>
          <w:noProof/>
        </w:rPr>
        <w:t>1</w:t>
      </w:r>
      <w:r>
        <w:noBreakHyphen/>
      </w:r>
      <w:r>
        <w:rPr>
          <w:noProof/>
        </w:rPr>
        <w:t>3</w:t>
      </w:r>
      <w:ins w:id="269" w:author="Darling, Andrew" w:date="2012-09-27T12:51:00Z">
        <w:r>
          <w:t>: Gap Analysis Report Screen</w:t>
        </w:r>
      </w:ins>
      <w:r w:rsidR="00E9156E">
        <w:fldChar w:fldCharType="end"/>
      </w:r>
      <w:r>
        <w:t xml:space="preserve"> must also come from a table so that future updates to the data values can be done simply by updating the reference data within the tables</w:t>
      </w:r>
    </w:p>
    <w:p w:rsidR="00A16695" w:rsidRDefault="000647DB" w:rsidP="005E0EFA">
      <w:pPr>
        <w:pStyle w:val="Heading2"/>
      </w:pPr>
      <w:bookmarkStart w:id="270" w:name="_Toc336530160"/>
      <w:r>
        <w:t>ROI Calculations</w:t>
      </w:r>
      <w:bookmarkEnd w:id="270"/>
    </w:p>
    <w:p w:rsidR="000647DB" w:rsidRDefault="000647DB" w:rsidP="00A16695">
      <w:r>
        <w:t xml:space="preserve">The ROI tab of the embedded spreadsheet provides the details of what is shown in the </w:t>
      </w:r>
      <w:r w:rsidR="00E9156E">
        <w:fldChar w:fldCharType="begin"/>
      </w:r>
      <w:r w:rsidR="005E0EFA">
        <w:instrText xml:space="preserve"> REF _Ref336519100 \h </w:instrText>
      </w:r>
      <w:r w:rsidR="00E9156E">
        <w:fldChar w:fldCharType="separate"/>
      </w:r>
      <w:r w:rsidR="005E0EFA">
        <w:t xml:space="preserve">Figure </w:t>
      </w:r>
      <w:r w:rsidR="005E0EFA">
        <w:rPr>
          <w:noProof/>
        </w:rPr>
        <w:t>2</w:t>
      </w:r>
      <w:r w:rsidR="005E0EFA">
        <w:noBreakHyphen/>
      </w:r>
      <w:r w:rsidR="005E0EFA">
        <w:rPr>
          <w:noProof/>
        </w:rPr>
        <w:t>2</w:t>
      </w:r>
      <w:r w:rsidR="005E0EFA">
        <w:t>: Return on Investment Report Screen</w:t>
      </w:r>
      <w:r w:rsidR="00E9156E">
        <w:fldChar w:fldCharType="end"/>
      </w:r>
      <w:r w:rsidR="005E0EFA">
        <w:t>.</w:t>
      </w:r>
      <w:r w:rsidR="003917DB">
        <w:t xml:space="preserve">  The detailed explanation of how the calculations should be performed is provided </w:t>
      </w:r>
      <w:r w:rsidR="00C34368">
        <w:t xml:space="preserve">in the steps </w:t>
      </w:r>
      <w:r w:rsidR="003917DB">
        <w:t>below.</w:t>
      </w:r>
    </w:p>
    <w:p w:rsidR="003917DB" w:rsidRDefault="00C34368" w:rsidP="003917DB">
      <w:pPr>
        <w:pStyle w:val="ListParagraph"/>
        <w:numPr>
          <w:ilvl w:val="0"/>
          <w:numId w:val="49"/>
        </w:numPr>
      </w:pPr>
      <w:r>
        <w:t>For each of the 6 measurement elements [e.g. Sales Cycle Time, Sales Efficiency, etc], when the user selects a value from the drop down list [which is pulled from the associated table], the associated “value” for that selection is pulled from that table and should be written into the associated “As-Is” or the “To-Be” field in the Gap Analysis record.</w:t>
      </w:r>
    </w:p>
    <w:p w:rsidR="00C34368" w:rsidRDefault="00C34368" w:rsidP="00C34368">
      <w:pPr>
        <w:pStyle w:val="ListParagraph"/>
        <w:numPr>
          <w:ilvl w:val="1"/>
          <w:numId w:val="49"/>
        </w:numPr>
      </w:pPr>
      <w:r>
        <w:t>The example “As-Is” and “To-Be” values are shown in Columns B and C, rows 24 thru 29, on the Gap Analysis tab of the embedded spreadsheet.</w:t>
      </w:r>
    </w:p>
    <w:p w:rsidR="00C34368" w:rsidRDefault="00C34368" w:rsidP="00C34368">
      <w:pPr>
        <w:pStyle w:val="ListParagraph"/>
        <w:numPr>
          <w:ilvl w:val="1"/>
          <w:numId w:val="49"/>
        </w:numPr>
      </w:pPr>
      <w:r>
        <w:t xml:space="preserve">These “values” are what will be used to produce the Gap Analysis bar graph shown in the </w:t>
      </w:r>
      <w:r w:rsidR="00E9156E">
        <w:fldChar w:fldCharType="begin"/>
      </w:r>
      <w:r>
        <w:instrText xml:space="preserve"> REF _Ref336515150 \h </w:instrText>
      </w:r>
      <w:r w:rsidR="00E9156E">
        <w:fldChar w:fldCharType="separate"/>
      </w:r>
      <w:ins w:id="271" w:author="Darling, Andrew" w:date="2012-09-27T12:51:00Z">
        <w:r>
          <w:t xml:space="preserve">Figure </w:t>
        </w:r>
      </w:ins>
      <w:r>
        <w:rPr>
          <w:noProof/>
        </w:rPr>
        <w:t>1</w:t>
      </w:r>
      <w:r>
        <w:noBreakHyphen/>
      </w:r>
      <w:r>
        <w:rPr>
          <w:noProof/>
        </w:rPr>
        <w:t>3</w:t>
      </w:r>
      <w:ins w:id="272" w:author="Darling, Andrew" w:date="2012-09-27T12:51:00Z">
        <w:r>
          <w:t>: Gap Analysis Report Screen</w:t>
        </w:r>
      </w:ins>
      <w:r w:rsidR="00E9156E">
        <w:fldChar w:fldCharType="end"/>
      </w:r>
      <w:r>
        <w:t>.</w:t>
      </w:r>
    </w:p>
    <w:p w:rsidR="00D12E4F" w:rsidRDefault="00D12E4F">
      <w:pPr>
        <w:spacing w:after="200"/>
      </w:pPr>
      <w:r>
        <w:br w:type="page"/>
      </w:r>
    </w:p>
    <w:p w:rsidR="00C34368" w:rsidRDefault="00C34368" w:rsidP="003917DB">
      <w:pPr>
        <w:pStyle w:val="ListParagraph"/>
        <w:numPr>
          <w:ilvl w:val="0"/>
          <w:numId w:val="49"/>
        </w:numPr>
      </w:pPr>
      <w:r>
        <w:lastRenderedPageBreak/>
        <w:t xml:space="preserve">The difference between the “To-Be” and the “As-Is” values entered in the record as a result of the selections made by the user in the </w:t>
      </w:r>
      <w:r w:rsidR="00E9156E">
        <w:fldChar w:fldCharType="begin"/>
      </w:r>
      <w:r>
        <w:instrText xml:space="preserve"> REF _Ref336513843 \h </w:instrText>
      </w:r>
      <w:r w:rsidR="00E9156E">
        <w:fldChar w:fldCharType="separate"/>
      </w:r>
      <w:ins w:id="273" w:author="Darling, Andrew" w:date="2012-09-27T12:09:00Z">
        <w:r>
          <w:t xml:space="preserve">Figure </w:t>
        </w:r>
      </w:ins>
      <w:r>
        <w:rPr>
          <w:noProof/>
        </w:rPr>
        <w:t>1</w:t>
      </w:r>
      <w:r>
        <w:noBreakHyphen/>
      </w:r>
      <w:r>
        <w:rPr>
          <w:noProof/>
        </w:rPr>
        <w:t>1</w:t>
      </w:r>
      <w:ins w:id="274" w:author="Darling, Andrew" w:date="2012-09-27T12:09:00Z">
        <w:r>
          <w:t xml:space="preserve">: </w:t>
        </w:r>
      </w:ins>
      <w:ins w:id="275" w:author="Darling, Andrew" w:date="2012-09-27T12:49:00Z">
        <w:r>
          <w:t>Gap Analysis Data Entry</w:t>
        </w:r>
      </w:ins>
      <w:ins w:id="276" w:author="Darling, Andrew" w:date="2012-09-27T12:51:00Z">
        <w:r>
          <w:t xml:space="preserve"> Screen</w:t>
        </w:r>
      </w:ins>
      <w:r w:rsidR="00E9156E">
        <w:fldChar w:fldCharType="end"/>
      </w:r>
      <w:r>
        <w:t xml:space="preserve"> will be the “Gap” that exists for each of the 6 elements.  This “gap” is shown in Column C, rows 7 thru 12, on the ROI tab of the embedded spreadsheet.</w:t>
      </w:r>
    </w:p>
    <w:p w:rsidR="00D12E4F" w:rsidRDefault="00D12E4F" w:rsidP="00D12E4F">
      <w:pPr>
        <w:jc w:val="center"/>
      </w:pPr>
      <w:r>
        <w:rPr>
          <w:noProof/>
        </w:rPr>
        <w:drawing>
          <wp:inline distT="0" distB="0" distL="0" distR="0">
            <wp:extent cx="2990850" cy="28479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2990850" cy="2847975"/>
                    </a:xfrm>
                    <a:prstGeom prst="rect">
                      <a:avLst/>
                    </a:prstGeom>
                    <a:noFill/>
                    <a:ln w="9525">
                      <a:noFill/>
                      <a:miter lim="800000"/>
                      <a:headEnd/>
                      <a:tailEnd/>
                    </a:ln>
                  </pic:spPr>
                </pic:pic>
              </a:graphicData>
            </a:graphic>
          </wp:inline>
        </w:drawing>
      </w:r>
    </w:p>
    <w:p w:rsidR="00D12E4F" w:rsidRDefault="00D12E4F" w:rsidP="00D12E4F">
      <w:pPr>
        <w:pStyle w:val="Caption"/>
      </w:pPr>
      <w:bookmarkStart w:id="277" w:name="_Toc336530110"/>
      <w:r>
        <w:t xml:space="preserve">Figure </w:t>
      </w:r>
      <w:fldSimple w:instr=" STYLEREF 1 \s ">
        <w:r w:rsidR="003B439A">
          <w:rPr>
            <w:noProof/>
          </w:rPr>
          <w:t>3</w:t>
        </w:r>
      </w:fldSimple>
      <w:r w:rsidR="003B439A">
        <w:noBreakHyphen/>
      </w:r>
      <w:fldSimple w:instr=" SEQ Figure \* ARABIC \s 1 ">
        <w:r w:rsidR="003B439A">
          <w:rPr>
            <w:noProof/>
          </w:rPr>
          <w:t>1</w:t>
        </w:r>
      </w:fldSimple>
      <w:r>
        <w:t>: ROI “Gap” for the 6 Elements</w:t>
      </w:r>
      <w:bookmarkEnd w:id="277"/>
    </w:p>
    <w:p w:rsidR="00C34368" w:rsidRDefault="00C34368" w:rsidP="003917DB">
      <w:pPr>
        <w:pStyle w:val="ListParagraph"/>
        <w:numPr>
          <w:ilvl w:val="0"/>
          <w:numId w:val="49"/>
        </w:numPr>
      </w:pPr>
      <w:r>
        <w:t xml:space="preserve">The “Desired Annual Improvement %” values entered </w:t>
      </w:r>
      <w:r w:rsidR="00082902">
        <w:t xml:space="preserve">in the </w:t>
      </w:r>
      <w:r w:rsidR="00E9156E">
        <w:fldChar w:fldCharType="begin"/>
      </w:r>
      <w:r w:rsidR="00082902">
        <w:instrText xml:space="preserve"> REF _Ref336515150 \h </w:instrText>
      </w:r>
      <w:r w:rsidR="00E9156E">
        <w:fldChar w:fldCharType="separate"/>
      </w:r>
      <w:ins w:id="278" w:author="Darling, Andrew" w:date="2012-09-27T12:51:00Z">
        <w:r w:rsidR="00082902">
          <w:t xml:space="preserve">Figure </w:t>
        </w:r>
      </w:ins>
      <w:r w:rsidR="00082902">
        <w:rPr>
          <w:noProof/>
        </w:rPr>
        <w:t>1</w:t>
      </w:r>
      <w:r w:rsidR="00082902">
        <w:noBreakHyphen/>
      </w:r>
      <w:r w:rsidR="00082902">
        <w:rPr>
          <w:noProof/>
        </w:rPr>
        <w:t>3</w:t>
      </w:r>
      <w:ins w:id="279" w:author="Darling, Andrew" w:date="2012-09-27T12:51:00Z">
        <w:r w:rsidR="00082902">
          <w:t>: Gap Analysis Report Screen</w:t>
        </w:r>
      </w:ins>
      <w:r w:rsidR="00E9156E">
        <w:fldChar w:fldCharType="end"/>
      </w:r>
      <w:r w:rsidR="00082902">
        <w:t xml:space="preserve"> </w:t>
      </w:r>
      <w:proofErr w:type="gramStart"/>
      <w:r w:rsidR="00082902">
        <w:t>are</w:t>
      </w:r>
      <w:proofErr w:type="gramEnd"/>
      <w:r w:rsidR="00082902">
        <w:t xml:space="preserve"> shown in Column B, rows 7 thru 12, on the ROI tab of the embedded spreadsheet.</w:t>
      </w:r>
    </w:p>
    <w:p w:rsidR="00D12E4F" w:rsidRDefault="00D12E4F" w:rsidP="00D12E4F">
      <w:pPr>
        <w:jc w:val="center"/>
      </w:pPr>
      <w:r>
        <w:rPr>
          <w:noProof/>
        </w:rPr>
        <w:drawing>
          <wp:inline distT="0" distB="0" distL="0" distR="0">
            <wp:extent cx="2333625" cy="28765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333625" cy="2876550"/>
                    </a:xfrm>
                    <a:prstGeom prst="rect">
                      <a:avLst/>
                    </a:prstGeom>
                    <a:noFill/>
                    <a:ln w="9525">
                      <a:noFill/>
                      <a:miter lim="800000"/>
                      <a:headEnd/>
                      <a:tailEnd/>
                    </a:ln>
                  </pic:spPr>
                </pic:pic>
              </a:graphicData>
            </a:graphic>
          </wp:inline>
        </w:drawing>
      </w:r>
    </w:p>
    <w:p w:rsidR="00D12E4F" w:rsidRDefault="00D12E4F" w:rsidP="00D12E4F">
      <w:pPr>
        <w:pStyle w:val="Caption"/>
      </w:pPr>
      <w:bookmarkStart w:id="280" w:name="_Toc336530111"/>
      <w:r>
        <w:t xml:space="preserve">Figure </w:t>
      </w:r>
      <w:fldSimple w:instr=" STYLEREF 1 \s ">
        <w:r w:rsidR="003B439A">
          <w:rPr>
            <w:noProof/>
          </w:rPr>
          <w:t>3</w:t>
        </w:r>
      </w:fldSimple>
      <w:r w:rsidR="003B439A">
        <w:noBreakHyphen/>
      </w:r>
      <w:fldSimple w:instr=" SEQ Figure \* ARABIC \s 1 ">
        <w:r w:rsidR="003B439A">
          <w:rPr>
            <w:noProof/>
          </w:rPr>
          <w:t>2</w:t>
        </w:r>
      </w:fldSimple>
      <w:r>
        <w:t>: ROI “Annual Improvement Desired” for the 6 Elements</w:t>
      </w:r>
      <w:bookmarkEnd w:id="280"/>
    </w:p>
    <w:p w:rsidR="00D12E4F" w:rsidRDefault="00D12E4F">
      <w:pPr>
        <w:spacing w:after="200"/>
      </w:pPr>
      <w:r>
        <w:br w:type="page"/>
      </w:r>
    </w:p>
    <w:p w:rsidR="00A30DEC" w:rsidRDefault="00082902" w:rsidP="00A30DEC">
      <w:pPr>
        <w:pStyle w:val="ListParagraph"/>
        <w:numPr>
          <w:ilvl w:val="0"/>
          <w:numId w:val="49"/>
        </w:numPr>
        <w:spacing w:after="200"/>
      </w:pPr>
      <w:r>
        <w:lastRenderedPageBreak/>
        <w:t xml:space="preserve">The “Expenditure – Year 1”, “Expenditure – Year 2” and “Expenditure – Year 3” values entered in the </w:t>
      </w:r>
      <w:r w:rsidR="00E9156E">
        <w:fldChar w:fldCharType="begin"/>
      </w:r>
      <w:r>
        <w:instrText xml:space="preserve"> REF _Ref336515254 \h </w:instrText>
      </w:r>
      <w:r w:rsidR="00E9156E">
        <w:fldChar w:fldCharType="separate"/>
      </w:r>
      <w:r>
        <w:t xml:space="preserve">Figure </w:t>
      </w:r>
      <w:r>
        <w:rPr>
          <w:noProof/>
        </w:rPr>
        <w:t>2</w:t>
      </w:r>
      <w:r>
        <w:noBreakHyphen/>
      </w:r>
      <w:r>
        <w:rPr>
          <w:noProof/>
        </w:rPr>
        <w:t>1</w:t>
      </w:r>
      <w:r>
        <w:t>: Return on Investment Data Entry Screen</w:t>
      </w:r>
      <w:r w:rsidR="00E9156E">
        <w:fldChar w:fldCharType="end"/>
      </w:r>
      <w:r>
        <w:t xml:space="preserve"> are shown in columns D, E and F [respectively] on Row 6, on the ROI tab of the embedded spreadsheet.</w:t>
      </w:r>
    </w:p>
    <w:p w:rsidR="00D12E4F" w:rsidRDefault="00D12E4F" w:rsidP="00D12E4F">
      <w:pPr>
        <w:spacing w:after="200"/>
        <w:jc w:val="center"/>
      </w:pPr>
      <w:r>
        <w:rPr>
          <w:noProof/>
        </w:rPr>
        <w:drawing>
          <wp:inline distT="0" distB="0" distL="0" distR="0">
            <wp:extent cx="5295900" cy="15525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95900" cy="1552575"/>
                    </a:xfrm>
                    <a:prstGeom prst="rect">
                      <a:avLst/>
                    </a:prstGeom>
                    <a:noFill/>
                    <a:ln w="9525">
                      <a:noFill/>
                      <a:miter lim="800000"/>
                      <a:headEnd/>
                      <a:tailEnd/>
                    </a:ln>
                  </pic:spPr>
                </pic:pic>
              </a:graphicData>
            </a:graphic>
          </wp:inline>
        </w:drawing>
      </w:r>
    </w:p>
    <w:p w:rsidR="00D12E4F" w:rsidRDefault="00D12E4F" w:rsidP="00D12E4F">
      <w:pPr>
        <w:pStyle w:val="Caption"/>
      </w:pPr>
      <w:bookmarkStart w:id="281" w:name="_Toc336530112"/>
      <w:r>
        <w:t xml:space="preserve">Figure </w:t>
      </w:r>
      <w:fldSimple w:instr=" STYLEREF 1 \s ">
        <w:r w:rsidR="003B439A">
          <w:rPr>
            <w:noProof/>
          </w:rPr>
          <w:t>3</w:t>
        </w:r>
      </w:fldSimple>
      <w:r w:rsidR="003B439A">
        <w:noBreakHyphen/>
      </w:r>
      <w:fldSimple w:instr=" SEQ Figure \* ARABIC \s 1 ">
        <w:r w:rsidR="003B439A">
          <w:rPr>
            <w:noProof/>
          </w:rPr>
          <w:t>3</w:t>
        </w:r>
      </w:fldSimple>
      <w:r>
        <w:t>: ROI Expenditure Amounts</w:t>
      </w:r>
      <w:bookmarkEnd w:id="281"/>
    </w:p>
    <w:p w:rsidR="0011477F" w:rsidRDefault="0011477F" w:rsidP="003917DB">
      <w:pPr>
        <w:pStyle w:val="ListParagraph"/>
        <w:numPr>
          <w:ilvl w:val="0"/>
          <w:numId w:val="49"/>
        </w:numPr>
      </w:pPr>
      <w:r>
        <w:t>Two additional database tables are required to conduct the calculations.  These are being developed as table values so that future updates to the adjustment factors can be done thru a simple table update that does not require a code change.</w:t>
      </w:r>
    </w:p>
    <w:p w:rsidR="0011477F" w:rsidRDefault="0011477F" w:rsidP="0011477F">
      <w:pPr>
        <w:pStyle w:val="ListParagraph"/>
        <w:numPr>
          <w:ilvl w:val="1"/>
          <w:numId w:val="49"/>
        </w:numPr>
      </w:pPr>
      <w:r>
        <w:t>TBL_ROI_Adjustment</w:t>
      </w:r>
    </w:p>
    <w:p w:rsidR="00B52360" w:rsidRDefault="0011477F" w:rsidP="0011477F">
      <w:pPr>
        <w:pStyle w:val="ListParagraph"/>
        <w:numPr>
          <w:ilvl w:val="2"/>
          <w:numId w:val="49"/>
        </w:numPr>
      </w:pPr>
      <w:r>
        <w:t xml:space="preserve">This table will be used to apply an “adjustment” factor to the calculation of the ROI which is currently based on knowledge and experience with the industry.  </w:t>
      </w:r>
    </w:p>
    <w:p w:rsidR="0011477F" w:rsidRDefault="0011477F" w:rsidP="0011477F">
      <w:pPr>
        <w:pStyle w:val="ListParagraph"/>
        <w:numPr>
          <w:ilvl w:val="2"/>
          <w:numId w:val="49"/>
        </w:numPr>
      </w:pPr>
      <w:r>
        <w:t>As actual data are captured going forward, this adjustment factor may be updated.</w:t>
      </w:r>
    </w:p>
    <w:p w:rsidR="0011477F" w:rsidRDefault="0011477F" w:rsidP="0011477F">
      <w:pPr>
        <w:pStyle w:val="ListParagraph"/>
        <w:numPr>
          <w:ilvl w:val="1"/>
          <w:numId w:val="49"/>
        </w:numPr>
      </w:pPr>
      <w:r>
        <w:t>TBL_Trng_Expenditure</w:t>
      </w:r>
    </w:p>
    <w:p w:rsidR="0011477F" w:rsidRDefault="0011477F" w:rsidP="0011477F">
      <w:pPr>
        <w:pStyle w:val="ListParagraph"/>
        <w:numPr>
          <w:ilvl w:val="2"/>
          <w:numId w:val="49"/>
        </w:numPr>
      </w:pPr>
      <w:r>
        <w:t>This table will be used to apply an adjustment “factor” to the calculation of the ROI based upon the training investment amount.</w:t>
      </w:r>
    </w:p>
    <w:p w:rsidR="00B52360" w:rsidRDefault="0011477F" w:rsidP="0011477F">
      <w:pPr>
        <w:pStyle w:val="ListParagraph"/>
        <w:numPr>
          <w:ilvl w:val="2"/>
          <w:numId w:val="49"/>
        </w:numPr>
      </w:pPr>
      <w:r>
        <w:t xml:space="preserve">The expectation is that </w:t>
      </w:r>
      <w:r w:rsidR="00B52360">
        <w:t>as the training investment is increased, the corresponding ROI will also increase.</w:t>
      </w:r>
    </w:p>
    <w:p w:rsidR="0011477F" w:rsidRDefault="00B52360" w:rsidP="0011477F">
      <w:pPr>
        <w:pStyle w:val="ListParagraph"/>
        <w:numPr>
          <w:ilvl w:val="2"/>
          <w:numId w:val="49"/>
        </w:numPr>
      </w:pPr>
      <w:r>
        <w:t xml:space="preserve">As actual data are captured going forward, these adjustment “factors” may be updated. </w:t>
      </w:r>
    </w:p>
    <w:p w:rsidR="00FC15E8" w:rsidRDefault="00FC15E8" w:rsidP="0011477F">
      <w:pPr>
        <w:pStyle w:val="ListParagraph"/>
        <w:numPr>
          <w:ilvl w:val="2"/>
          <w:numId w:val="49"/>
        </w:numPr>
      </w:pPr>
      <w:r>
        <w:t>The “Range” column indicates the investment amount in dollars.</w:t>
      </w:r>
    </w:p>
    <w:p w:rsidR="00FC15E8" w:rsidRDefault="00FC15E8" w:rsidP="0011477F">
      <w:pPr>
        <w:pStyle w:val="ListParagraph"/>
        <w:numPr>
          <w:ilvl w:val="2"/>
          <w:numId w:val="49"/>
        </w:numPr>
      </w:pPr>
      <w:r>
        <w:t>The “Factor” column indicates the corresponding adjustment “factor” used in the calculations of the ROI.</w:t>
      </w:r>
    </w:p>
    <w:p w:rsidR="00D12E4F" w:rsidRDefault="00D12E4F" w:rsidP="00D12E4F">
      <w:pPr>
        <w:jc w:val="center"/>
      </w:pPr>
      <w:r>
        <w:rPr>
          <w:noProof/>
        </w:rPr>
        <w:drawing>
          <wp:inline distT="0" distB="0" distL="0" distR="0">
            <wp:extent cx="1438275" cy="7620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1438275" cy="762000"/>
                    </a:xfrm>
                    <a:prstGeom prst="rect">
                      <a:avLst/>
                    </a:prstGeom>
                    <a:noFill/>
                    <a:ln w="9525">
                      <a:noFill/>
                      <a:miter lim="800000"/>
                      <a:headEnd/>
                      <a:tailEnd/>
                    </a:ln>
                  </pic:spPr>
                </pic:pic>
              </a:graphicData>
            </a:graphic>
          </wp:inline>
        </w:drawing>
      </w:r>
      <w:r>
        <w:rPr>
          <w:noProof/>
        </w:rPr>
        <w:drawing>
          <wp:inline distT="0" distB="0" distL="0" distR="0">
            <wp:extent cx="1940855" cy="2190750"/>
            <wp:effectExtent l="19050" t="0" r="22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1940855" cy="2190750"/>
                    </a:xfrm>
                    <a:prstGeom prst="rect">
                      <a:avLst/>
                    </a:prstGeom>
                    <a:noFill/>
                    <a:ln w="9525">
                      <a:noFill/>
                      <a:miter lim="800000"/>
                      <a:headEnd/>
                      <a:tailEnd/>
                    </a:ln>
                  </pic:spPr>
                </pic:pic>
              </a:graphicData>
            </a:graphic>
          </wp:inline>
        </w:drawing>
      </w:r>
    </w:p>
    <w:p w:rsidR="00D12E4F" w:rsidRDefault="00D12E4F" w:rsidP="00D12E4F">
      <w:pPr>
        <w:pStyle w:val="Caption"/>
      </w:pPr>
      <w:bookmarkStart w:id="282" w:name="_Toc336530113"/>
      <w:r>
        <w:t xml:space="preserve">Figure </w:t>
      </w:r>
      <w:fldSimple w:instr=" STYLEREF 1 \s ">
        <w:r w:rsidR="003B439A">
          <w:rPr>
            <w:noProof/>
          </w:rPr>
          <w:t>3</w:t>
        </w:r>
      </w:fldSimple>
      <w:r w:rsidR="003B439A">
        <w:noBreakHyphen/>
      </w:r>
      <w:fldSimple w:instr=" SEQ Figure \* ARABIC \s 1 ">
        <w:r w:rsidR="003B439A">
          <w:rPr>
            <w:noProof/>
          </w:rPr>
          <w:t>4</w:t>
        </w:r>
      </w:fldSimple>
      <w:r>
        <w:t>: Adjustment Factor Tables</w:t>
      </w:r>
      <w:bookmarkEnd w:id="282"/>
    </w:p>
    <w:p w:rsidR="00082902" w:rsidRDefault="00B34A8D" w:rsidP="003917DB">
      <w:pPr>
        <w:pStyle w:val="ListParagraph"/>
        <w:numPr>
          <w:ilvl w:val="0"/>
          <w:numId w:val="49"/>
        </w:numPr>
      </w:pPr>
      <w:r>
        <w:lastRenderedPageBreak/>
        <w:t>The Year 1 ROI calculation for each of the 6 elements should be performed as follows:</w:t>
      </w:r>
    </w:p>
    <w:p w:rsidR="00B34A8D" w:rsidRDefault="00FC15E8" w:rsidP="00B34A8D">
      <w:pPr>
        <w:pStyle w:val="ListParagraph"/>
        <w:numPr>
          <w:ilvl w:val="1"/>
          <w:numId w:val="49"/>
        </w:numPr>
      </w:pPr>
      <w:r>
        <w:t>Multiply the amount invested in Year 1 times the gap times the “adjustment factor”</w:t>
      </w:r>
    </w:p>
    <w:p w:rsidR="00FC15E8" w:rsidRDefault="00FC15E8" w:rsidP="00FC15E8">
      <w:pPr>
        <w:pStyle w:val="ListParagraph"/>
        <w:numPr>
          <w:ilvl w:val="2"/>
          <w:numId w:val="49"/>
        </w:numPr>
      </w:pPr>
      <w:r>
        <w:t>(</w:t>
      </w:r>
      <w:r w:rsidR="002D26CE">
        <w:t xml:space="preserve">Year 1 </w:t>
      </w:r>
      <w:r>
        <w:t>investment amount) x (gap percent) x (adjustment factor)</w:t>
      </w:r>
    </w:p>
    <w:p w:rsidR="00DD30EC" w:rsidRDefault="00FC15E8" w:rsidP="00DD30EC">
      <w:pPr>
        <w:pStyle w:val="ListParagraph"/>
        <w:numPr>
          <w:ilvl w:val="2"/>
          <w:numId w:val="49"/>
        </w:numPr>
      </w:pPr>
      <w:r>
        <w:t xml:space="preserve">Example in the embedded spreadsheet for Sales Cycle </w:t>
      </w:r>
      <w:r w:rsidR="002D26CE">
        <w:t>is shown below:</w:t>
      </w:r>
    </w:p>
    <w:p w:rsidR="00FC15E8" w:rsidRDefault="002D26CE" w:rsidP="00DD30EC">
      <w:pPr>
        <w:jc w:val="center"/>
      </w:pPr>
      <w:r>
        <w:t>(D</w:t>
      </w:r>
      <w:r w:rsidR="00FC15E8">
        <w:t>6</w:t>
      </w:r>
      <w:r>
        <w:t>) *(C</w:t>
      </w:r>
      <w:r w:rsidR="00FC15E8">
        <w:t>7</w:t>
      </w:r>
      <w:r>
        <w:t>) * (H</w:t>
      </w:r>
      <w:r w:rsidR="00FC15E8">
        <w:t>4</w:t>
      </w:r>
      <w:r>
        <w:t>)</w:t>
      </w:r>
    </w:p>
    <w:p w:rsidR="00FC15E8" w:rsidRDefault="00FC15E8" w:rsidP="00FC15E8">
      <w:pPr>
        <w:pStyle w:val="ListParagraph"/>
        <w:numPr>
          <w:ilvl w:val="1"/>
          <w:numId w:val="49"/>
        </w:numPr>
      </w:pPr>
      <w:r>
        <w:t>Th</w:t>
      </w:r>
      <w:r w:rsidR="002D26CE">
        <w:t>e resulting values for the calculations of each of the 6 elements will be part of the calculation for the Year 2 ROI calculations performed in the next step</w:t>
      </w:r>
    </w:p>
    <w:p w:rsidR="003B439A" w:rsidRDefault="003B439A" w:rsidP="003B439A">
      <w:r>
        <w:rPr>
          <w:noProof/>
        </w:rPr>
        <w:drawing>
          <wp:inline distT="0" distB="0" distL="0" distR="0">
            <wp:extent cx="6343650" cy="305978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6343650" cy="3059787"/>
                    </a:xfrm>
                    <a:prstGeom prst="rect">
                      <a:avLst/>
                    </a:prstGeom>
                    <a:noFill/>
                    <a:ln w="9525">
                      <a:noFill/>
                      <a:miter lim="800000"/>
                      <a:headEnd/>
                      <a:tailEnd/>
                    </a:ln>
                  </pic:spPr>
                </pic:pic>
              </a:graphicData>
            </a:graphic>
          </wp:inline>
        </w:drawing>
      </w:r>
    </w:p>
    <w:p w:rsidR="003B439A" w:rsidRDefault="003B439A" w:rsidP="003B439A">
      <w:pPr>
        <w:pStyle w:val="Caption"/>
      </w:pPr>
      <w:bookmarkStart w:id="283" w:name="_Toc336530114"/>
      <w:r>
        <w:t xml:space="preserve">Figure </w:t>
      </w:r>
      <w:fldSimple w:instr=" STYLEREF 1 \s ">
        <w:r>
          <w:rPr>
            <w:noProof/>
          </w:rPr>
          <w:t>3</w:t>
        </w:r>
      </w:fldSimple>
      <w:r>
        <w:noBreakHyphen/>
      </w:r>
      <w:fldSimple w:instr=" SEQ Figure \* ARABIC \s 1 ">
        <w:r>
          <w:rPr>
            <w:noProof/>
          </w:rPr>
          <w:t>5</w:t>
        </w:r>
      </w:fldSimple>
      <w:r>
        <w:t>: ROI Calculation Elements</w:t>
      </w:r>
      <w:bookmarkEnd w:id="283"/>
    </w:p>
    <w:p w:rsidR="003B439A" w:rsidRPr="003B439A" w:rsidRDefault="003B439A" w:rsidP="003B439A"/>
    <w:p w:rsidR="00FC15E8" w:rsidRDefault="00FC15E8" w:rsidP="00FC15E8">
      <w:pPr>
        <w:pStyle w:val="ListParagraph"/>
        <w:numPr>
          <w:ilvl w:val="0"/>
          <w:numId w:val="49"/>
        </w:numPr>
      </w:pPr>
      <w:r>
        <w:t>The Year 2 ROI calculation for each of the 6 elements should be performed as follows:</w:t>
      </w:r>
    </w:p>
    <w:p w:rsidR="00FC15E8" w:rsidRDefault="00FC15E8" w:rsidP="00FC15E8">
      <w:pPr>
        <w:pStyle w:val="ListParagraph"/>
        <w:numPr>
          <w:ilvl w:val="1"/>
          <w:numId w:val="49"/>
        </w:numPr>
      </w:pPr>
      <w:r>
        <w:t xml:space="preserve">Multiply the amount invested in Year 2 times the </w:t>
      </w:r>
      <w:r w:rsidR="002D26CE">
        <w:t xml:space="preserve">Step 6 </w:t>
      </w:r>
      <w:r w:rsidR="00DD30EC">
        <w:t xml:space="preserve">result </w:t>
      </w:r>
      <w:r w:rsidR="002D26CE">
        <w:t>multiplied by “1 plus the improvement percent”</w:t>
      </w:r>
    </w:p>
    <w:p w:rsidR="002D26CE" w:rsidRDefault="002D26CE" w:rsidP="002D26CE">
      <w:pPr>
        <w:pStyle w:val="ListParagraph"/>
        <w:numPr>
          <w:ilvl w:val="2"/>
          <w:numId w:val="49"/>
        </w:numPr>
      </w:pPr>
      <w:r>
        <w:t>(Year 2 investment amount) x (Step 6 result) x (1 plus gap percent)</w:t>
      </w:r>
    </w:p>
    <w:p w:rsidR="002D26CE" w:rsidRDefault="002D26CE" w:rsidP="00FC15E8">
      <w:pPr>
        <w:pStyle w:val="ListParagraph"/>
        <w:numPr>
          <w:ilvl w:val="1"/>
          <w:numId w:val="49"/>
        </w:numPr>
      </w:pPr>
      <w:r>
        <w:t xml:space="preserve">THEN take the </w:t>
      </w:r>
      <w:r w:rsidR="00DD30EC">
        <w:t xml:space="preserve">Step 7a </w:t>
      </w:r>
      <w:r>
        <w:t>result and divide it by the Year 1 investment amount</w:t>
      </w:r>
    </w:p>
    <w:p w:rsidR="002D26CE" w:rsidRDefault="002D26CE" w:rsidP="002D26CE">
      <w:pPr>
        <w:pStyle w:val="ListParagraph"/>
        <w:numPr>
          <w:ilvl w:val="2"/>
          <w:numId w:val="49"/>
        </w:numPr>
      </w:pPr>
      <w:r>
        <w:t>(Step 7a result) / (Year 1 investment amount)</w:t>
      </w:r>
    </w:p>
    <w:p w:rsidR="002D26CE" w:rsidRDefault="002D26CE" w:rsidP="002D26CE">
      <w:pPr>
        <w:pStyle w:val="ListParagraph"/>
        <w:numPr>
          <w:ilvl w:val="1"/>
          <w:numId w:val="49"/>
        </w:numPr>
      </w:pPr>
      <w:r>
        <w:t xml:space="preserve">THEN take the </w:t>
      </w:r>
      <w:r w:rsidR="00DD30EC">
        <w:t xml:space="preserve">Step 7b </w:t>
      </w:r>
      <w:r>
        <w:t>result and multiply it by the “</w:t>
      </w:r>
      <w:r w:rsidR="00DD30EC">
        <w:t xml:space="preserve">investment </w:t>
      </w:r>
      <w:r>
        <w:t>adjustment factor”</w:t>
      </w:r>
    </w:p>
    <w:p w:rsidR="002D26CE" w:rsidRDefault="002D26CE" w:rsidP="002D26CE">
      <w:pPr>
        <w:pStyle w:val="ListParagraph"/>
        <w:numPr>
          <w:ilvl w:val="2"/>
          <w:numId w:val="49"/>
        </w:numPr>
      </w:pPr>
      <w:r>
        <w:t>(Step 7b result) x (</w:t>
      </w:r>
      <w:r w:rsidR="00DD30EC">
        <w:t xml:space="preserve">investment </w:t>
      </w:r>
      <w:r>
        <w:t>adjustment factor)</w:t>
      </w:r>
    </w:p>
    <w:p w:rsidR="002D26CE" w:rsidRDefault="002D26CE" w:rsidP="002D26CE">
      <w:pPr>
        <w:pStyle w:val="ListParagraph"/>
        <w:numPr>
          <w:ilvl w:val="1"/>
          <w:numId w:val="49"/>
        </w:numPr>
      </w:pPr>
      <w:r>
        <w:t>The example in the embedded spreadsheet for Sales Cycle (Year 2 ROI) is shown below:</w:t>
      </w:r>
    </w:p>
    <w:p w:rsidR="002D26CE" w:rsidRDefault="00DD30EC" w:rsidP="00EF200C">
      <w:r>
        <w:t xml:space="preserve">      </w:t>
      </w:r>
      <w:r w:rsidR="0061721B">
        <w:t>(</w:t>
      </w:r>
      <w:r w:rsidR="002D26CE">
        <w:t>((Year 2 investment) * (Step 6 result) * (1+</w:t>
      </w:r>
      <w:r w:rsidR="00AC0A28">
        <w:t>gap percent))</w:t>
      </w:r>
      <w:proofErr w:type="gramStart"/>
      <w:r w:rsidR="00AC0A28">
        <w:t>/(</w:t>
      </w:r>
      <w:proofErr w:type="gramEnd"/>
      <w:r w:rsidR="00AC0A28">
        <w:t>Year 1 investment)) *(</w:t>
      </w:r>
      <w:r>
        <w:t xml:space="preserve">expense </w:t>
      </w:r>
      <w:r w:rsidR="00AC0A28">
        <w:t>adjustment factor)</w:t>
      </w:r>
    </w:p>
    <w:p w:rsidR="00DD30EC" w:rsidRDefault="00DD30EC" w:rsidP="00DD30EC">
      <w:pPr>
        <w:jc w:val="center"/>
      </w:pPr>
      <w:r>
        <w:t>((E6 * D7 * (1+B7)) / D6) * I12</w:t>
      </w:r>
    </w:p>
    <w:p w:rsidR="00DD30EC" w:rsidRDefault="002D26CE" w:rsidP="003B439A">
      <w:pPr>
        <w:pStyle w:val="ListParagraph"/>
        <w:numPr>
          <w:ilvl w:val="1"/>
          <w:numId w:val="49"/>
        </w:numPr>
        <w:spacing w:after="200"/>
      </w:pPr>
      <w:r>
        <w:t>The resulting values for the calculations of each of the 6 elements will be part of the calculation for the Year 3 ROI calculations performed in the next step</w:t>
      </w:r>
    </w:p>
    <w:p w:rsidR="003B439A" w:rsidRDefault="003B439A">
      <w:pPr>
        <w:spacing w:after="200"/>
      </w:pPr>
      <w:r>
        <w:br w:type="page"/>
      </w:r>
    </w:p>
    <w:p w:rsidR="00DD30EC" w:rsidRDefault="00DD30EC" w:rsidP="00DD30EC">
      <w:pPr>
        <w:pStyle w:val="ListParagraph"/>
        <w:numPr>
          <w:ilvl w:val="0"/>
          <w:numId w:val="49"/>
        </w:numPr>
      </w:pPr>
      <w:r>
        <w:lastRenderedPageBreak/>
        <w:t>The Year 3 ROI calculation for each of the 6 elements should be performed as follows:</w:t>
      </w:r>
    </w:p>
    <w:p w:rsidR="00DD30EC" w:rsidRDefault="00DD30EC" w:rsidP="00DD30EC">
      <w:pPr>
        <w:pStyle w:val="ListParagraph"/>
        <w:numPr>
          <w:ilvl w:val="1"/>
          <w:numId w:val="49"/>
        </w:numPr>
      </w:pPr>
      <w:r>
        <w:t xml:space="preserve">Multiply the amount invested in Year 3 times the Step </w:t>
      </w:r>
      <w:r w:rsidR="00727E44">
        <w:t>7d</w:t>
      </w:r>
      <w:r>
        <w:t xml:space="preserve"> result multiplied by “1 plus the improvement percent”</w:t>
      </w:r>
    </w:p>
    <w:p w:rsidR="00DD30EC" w:rsidRDefault="00DD30EC" w:rsidP="00DD30EC">
      <w:pPr>
        <w:pStyle w:val="ListParagraph"/>
        <w:numPr>
          <w:ilvl w:val="2"/>
          <w:numId w:val="49"/>
        </w:numPr>
      </w:pPr>
      <w:r>
        <w:t xml:space="preserve">(Year </w:t>
      </w:r>
      <w:r w:rsidR="00727E44">
        <w:t>3</w:t>
      </w:r>
      <w:r>
        <w:t xml:space="preserve"> investment amount) x (Step </w:t>
      </w:r>
      <w:r w:rsidR="00727E44">
        <w:t>7d</w:t>
      </w:r>
      <w:r>
        <w:t xml:space="preserve"> result) x (1 plus gap percent)</w:t>
      </w:r>
    </w:p>
    <w:p w:rsidR="00DD30EC" w:rsidRDefault="00DD30EC" w:rsidP="00DD30EC">
      <w:pPr>
        <w:pStyle w:val="ListParagraph"/>
        <w:numPr>
          <w:ilvl w:val="1"/>
          <w:numId w:val="49"/>
        </w:numPr>
      </w:pPr>
      <w:r>
        <w:t xml:space="preserve">THEN take the Step </w:t>
      </w:r>
      <w:r w:rsidR="00727E44">
        <w:t>8</w:t>
      </w:r>
      <w:r>
        <w:t xml:space="preserve">a result and divide it by the Year </w:t>
      </w:r>
      <w:r w:rsidR="00727E44">
        <w:t>2</w:t>
      </w:r>
      <w:r>
        <w:t xml:space="preserve"> investment amount</w:t>
      </w:r>
    </w:p>
    <w:p w:rsidR="00DD30EC" w:rsidRDefault="00DD30EC" w:rsidP="00DD30EC">
      <w:pPr>
        <w:pStyle w:val="ListParagraph"/>
        <w:numPr>
          <w:ilvl w:val="2"/>
          <w:numId w:val="49"/>
        </w:numPr>
      </w:pPr>
      <w:r>
        <w:t xml:space="preserve">(Step </w:t>
      </w:r>
      <w:r w:rsidR="00727E44">
        <w:t>8</w:t>
      </w:r>
      <w:r>
        <w:t>a result) / (Year</w:t>
      </w:r>
      <w:r w:rsidR="00727E44">
        <w:t xml:space="preserve"> 2</w:t>
      </w:r>
      <w:r>
        <w:t xml:space="preserve"> investment amount)</w:t>
      </w:r>
    </w:p>
    <w:p w:rsidR="00DD30EC" w:rsidRDefault="00DD30EC" w:rsidP="00DD30EC">
      <w:pPr>
        <w:pStyle w:val="ListParagraph"/>
        <w:numPr>
          <w:ilvl w:val="1"/>
          <w:numId w:val="49"/>
        </w:numPr>
      </w:pPr>
      <w:r>
        <w:t xml:space="preserve">THEN take the Step </w:t>
      </w:r>
      <w:r w:rsidR="00727E44">
        <w:t>8</w:t>
      </w:r>
      <w:r>
        <w:t>b result and multiply it by the “investment adjustment factor”</w:t>
      </w:r>
    </w:p>
    <w:p w:rsidR="00DD30EC" w:rsidRDefault="00DD30EC" w:rsidP="00DD30EC">
      <w:pPr>
        <w:pStyle w:val="ListParagraph"/>
        <w:numPr>
          <w:ilvl w:val="2"/>
          <w:numId w:val="49"/>
        </w:numPr>
      </w:pPr>
      <w:r>
        <w:t xml:space="preserve">(Step </w:t>
      </w:r>
      <w:r w:rsidR="00727E44">
        <w:t>8</w:t>
      </w:r>
      <w:r>
        <w:t>b result) x (investment adjustment factor)</w:t>
      </w:r>
    </w:p>
    <w:p w:rsidR="00DD30EC" w:rsidRDefault="00DD30EC" w:rsidP="00DD30EC">
      <w:pPr>
        <w:pStyle w:val="ListParagraph"/>
        <w:numPr>
          <w:ilvl w:val="1"/>
          <w:numId w:val="49"/>
        </w:numPr>
      </w:pPr>
      <w:r>
        <w:t xml:space="preserve">The example in the embedded spreadsheet for Sales Cycle (Year </w:t>
      </w:r>
      <w:r w:rsidR="00727E44">
        <w:t>3</w:t>
      </w:r>
      <w:r>
        <w:t xml:space="preserve"> ROI) is shown below:</w:t>
      </w:r>
    </w:p>
    <w:p w:rsidR="00DD30EC" w:rsidRDefault="00DD30EC" w:rsidP="00DD30EC">
      <w:pPr>
        <w:jc w:val="center"/>
      </w:pPr>
      <w:r>
        <w:t xml:space="preserve">    (((Year </w:t>
      </w:r>
      <w:r w:rsidR="00727E44">
        <w:t>3</w:t>
      </w:r>
      <w:r>
        <w:t xml:space="preserve"> investment) * (Step </w:t>
      </w:r>
      <w:r w:rsidR="00727E44">
        <w:t>7d</w:t>
      </w:r>
      <w:r>
        <w:t xml:space="preserve"> result) * (1+gap percent))</w:t>
      </w:r>
      <w:proofErr w:type="gramStart"/>
      <w:r>
        <w:t>/(</w:t>
      </w:r>
      <w:proofErr w:type="gramEnd"/>
      <w:r>
        <w:t xml:space="preserve">Year </w:t>
      </w:r>
      <w:r w:rsidR="00727E44">
        <w:t>2</w:t>
      </w:r>
      <w:r>
        <w:t xml:space="preserve"> investment)) *(expense adjustment factor)</w:t>
      </w:r>
    </w:p>
    <w:p w:rsidR="00DD30EC" w:rsidRDefault="00DD30EC" w:rsidP="00DD30EC">
      <w:pPr>
        <w:jc w:val="center"/>
      </w:pPr>
      <w:r>
        <w:t>((</w:t>
      </w:r>
      <w:r w:rsidR="00727E44">
        <w:t>F</w:t>
      </w:r>
      <w:r>
        <w:t xml:space="preserve">6 * </w:t>
      </w:r>
      <w:r w:rsidR="00727E44">
        <w:t>E</w:t>
      </w:r>
      <w:r>
        <w:t xml:space="preserve">7 * (1+B7)) / </w:t>
      </w:r>
      <w:r w:rsidR="00727E44">
        <w:t>E</w:t>
      </w:r>
      <w:r>
        <w:t>6) * I1</w:t>
      </w:r>
      <w:r w:rsidR="00727E44">
        <w:t>3</w:t>
      </w:r>
    </w:p>
    <w:p w:rsidR="00DD30EC" w:rsidRDefault="00DD30EC" w:rsidP="00DD30EC">
      <w:pPr>
        <w:pStyle w:val="ListParagraph"/>
        <w:numPr>
          <w:ilvl w:val="1"/>
          <w:numId w:val="49"/>
        </w:numPr>
      </w:pPr>
      <w:r>
        <w:t xml:space="preserve">The resulting values for the calculations of each of the 6 elements will be part of the calculation for the </w:t>
      </w:r>
      <w:r w:rsidR="00727E44">
        <w:t xml:space="preserve">OVERALL </w:t>
      </w:r>
      <w:r>
        <w:t>ROI calculations performed in the next step</w:t>
      </w:r>
    </w:p>
    <w:p w:rsidR="00727E44" w:rsidRDefault="00727E44" w:rsidP="00727E44">
      <w:pPr>
        <w:pStyle w:val="ListParagraph"/>
        <w:numPr>
          <w:ilvl w:val="0"/>
          <w:numId w:val="49"/>
        </w:numPr>
      </w:pPr>
      <w:r>
        <w:t>Year 1 ROI Percent</w:t>
      </w:r>
    </w:p>
    <w:p w:rsidR="00727E44" w:rsidRDefault="00727E44" w:rsidP="00727E44">
      <w:pPr>
        <w:pStyle w:val="ListParagraph"/>
        <w:numPr>
          <w:ilvl w:val="1"/>
          <w:numId w:val="49"/>
        </w:numPr>
      </w:pPr>
      <w:r>
        <w:t>Sum the Step 6 results for each of the 6 elements</w:t>
      </w:r>
    </w:p>
    <w:p w:rsidR="00727E44" w:rsidRDefault="00727E44" w:rsidP="00727E44">
      <w:pPr>
        <w:pStyle w:val="ListParagraph"/>
        <w:numPr>
          <w:ilvl w:val="1"/>
          <w:numId w:val="49"/>
        </w:numPr>
      </w:pPr>
      <w:r>
        <w:t>Divide the Step 9a result by the Year 1 investment amount and represent as a percentage</w:t>
      </w:r>
    </w:p>
    <w:p w:rsidR="00727E44" w:rsidRDefault="00727E44" w:rsidP="00727E44">
      <w:pPr>
        <w:pStyle w:val="ListParagraph"/>
        <w:numPr>
          <w:ilvl w:val="1"/>
          <w:numId w:val="49"/>
        </w:numPr>
      </w:pPr>
      <w:r>
        <w:t>The example in the embedded spreadsheet for Year 1 ROI is in Column D, Row 16</w:t>
      </w:r>
    </w:p>
    <w:p w:rsidR="006C1B74" w:rsidRDefault="006C1B74" w:rsidP="00727E44">
      <w:pPr>
        <w:pStyle w:val="ListParagraph"/>
        <w:numPr>
          <w:ilvl w:val="1"/>
          <w:numId w:val="49"/>
        </w:numPr>
      </w:pPr>
      <w:r>
        <w:t>This is the value that should be shown in the ROI graph for Year 1</w:t>
      </w:r>
    </w:p>
    <w:p w:rsidR="00727E44" w:rsidRDefault="00727E44" w:rsidP="00727E44">
      <w:pPr>
        <w:pStyle w:val="ListParagraph"/>
        <w:numPr>
          <w:ilvl w:val="0"/>
          <w:numId w:val="49"/>
        </w:numPr>
      </w:pPr>
      <w:r>
        <w:t>Year 2 ROI Percent</w:t>
      </w:r>
    </w:p>
    <w:p w:rsidR="00727E44" w:rsidRDefault="00727E44" w:rsidP="00727E44">
      <w:pPr>
        <w:pStyle w:val="ListParagraph"/>
        <w:numPr>
          <w:ilvl w:val="1"/>
          <w:numId w:val="49"/>
        </w:numPr>
      </w:pPr>
      <w:r>
        <w:t>Sum the Step 7d results for each of the 6 elements</w:t>
      </w:r>
    </w:p>
    <w:p w:rsidR="00727E44" w:rsidRDefault="00727E44" w:rsidP="00727E44">
      <w:pPr>
        <w:pStyle w:val="ListParagraph"/>
        <w:numPr>
          <w:ilvl w:val="1"/>
          <w:numId w:val="49"/>
        </w:numPr>
      </w:pPr>
      <w:r>
        <w:t xml:space="preserve">Divide the Step </w:t>
      </w:r>
      <w:r w:rsidR="006C1B74">
        <w:t>10</w:t>
      </w:r>
      <w:r>
        <w:t xml:space="preserve">a result by the Year </w:t>
      </w:r>
      <w:r w:rsidR="006C1B74">
        <w:t>2</w:t>
      </w:r>
      <w:r>
        <w:t xml:space="preserve"> investment amount and represent as a percentage</w:t>
      </w:r>
    </w:p>
    <w:p w:rsidR="00727E44" w:rsidRDefault="00727E44" w:rsidP="00727E44">
      <w:pPr>
        <w:pStyle w:val="ListParagraph"/>
        <w:numPr>
          <w:ilvl w:val="1"/>
          <w:numId w:val="49"/>
        </w:numPr>
      </w:pPr>
      <w:r>
        <w:t xml:space="preserve">The example in the embedded spreadsheet for Year </w:t>
      </w:r>
      <w:r w:rsidR="006C1B74">
        <w:t>2</w:t>
      </w:r>
      <w:r>
        <w:t xml:space="preserve"> ROI is in Column </w:t>
      </w:r>
      <w:r w:rsidR="006C1B74">
        <w:t>E</w:t>
      </w:r>
      <w:r>
        <w:t>, Row 16</w:t>
      </w:r>
    </w:p>
    <w:p w:rsidR="006C1B74" w:rsidRDefault="006C1B74" w:rsidP="00727E44">
      <w:pPr>
        <w:pStyle w:val="ListParagraph"/>
        <w:numPr>
          <w:ilvl w:val="1"/>
          <w:numId w:val="49"/>
        </w:numPr>
      </w:pPr>
      <w:r>
        <w:t>This is the value that should be shown in the ROI graph for Year 2</w:t>
      </w:r>
    </w:p>
    <w:p w:rsidR="006C1B74" w:rsidRDefault="006C1B74" w:rsidP="006C1B74">
      <w:pPr>
        <w:pStyle w:val="ListParagraph"/>
        <w:numPr>
          <w:ilvl w:val="0"/>
          <w:numId w:val="49"/>
        </w:numPr>
      </w:pPr>
      <w:r>
        <w:t>Year 3 ROI Percent</w:t>
      </w:r>
    </w:p>
    <w:p w:rsidR="006C1B74" w:rsidRDefault="006C1B74" w:rsidP="006C1B74">
      <w:pPr>
        <w:pStyle w:val="ListParagraph"/>
        <w:numPr>
          <w:ilvl w:val="1"/>
          <w:numId w:val="49"/>
        </w:numPr>
      </w:pPr>
      <w:r>
        <w:t>Sum the Step 8d results for each of the 6 elements</w:t>
      </w:r>
    </w:p>
    <w:p w:rsidR="006C1B74" w:rsidRDefault="006C1B74" w:rsidP="006C1B74">
      <w:pPr>
        <w:pStyle w:val="ListParagraph"/>
        <w:numPr>
          <w:ilvl w:val="1"/>
          <w:numId w:val="49"/>
        </w:numPr>
      </w:pPr>
      <w:r>
        <w:t>Divide the Step 11a result by the Year 3 investment amount and represent as a percentage</w:t>
      </w:r>
    </w:p>
    <w:p w:rsidR="006C1B74" w:rsidRDefault="006C1B74" w:rsidP="006C1B74">
      <w:pPr>
        <w:pStyle w:val="ListParagraph"/>
        <w:numPr>
          <w:ilvl w:val="1"/>
          <w:numId w:val="49"/>
        </w:numPr>
      </w:pPr>
      <w:r>
        <w:t>The example in the embedded spreadsheet for Year 3 ROI is in Column F, Row 16</w:t>
      </w:r>
    </w:p>
    <w:p w:rsidR="006C1B74" w:rsidRDefault="006C1B74" w:rsidP="006C1B74">
      <w:pPr>
        <w:pStyle w:val="ListParagraph"/>
        <w:numPr>
          <w:ilvl w:val="1"/>
          <w:numId w:val="49"/>
        </w:numPr>
      </w:pPr>
      <w:r>
        <w:t>This is the value that should be shown in the ROI graph for Year 3</w:t>
      </w:r>
    </w:p>
    <w:p w:rsidR="005E0EFA" w:rsidRDefault="005E0EFA" w:rsidP="00A16695"/>
    <w:p w:rsidR="00D5775D" w:rsidRDefault="00D5775D" w:rsidP="00805FCE"/>
    <w:sectPr w:rsidR="00D5775D" w:rsidSect="00425926">
      <w:headerReference w:type="default" r:id="rId23"/>
      <w:footerReference w:type="default" r:id="rId24"/>
      <w:pgSz w:w="12240" w:h="15840"/>
      <w:pgMar w:top="1530" w:right="1080" w:bottom="810" w:left="1170" w:header="270" w:footer="9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3E21" w:rsidRDefault="003E3E21" w:rsidP="00BE4512">
      <w:pPr>
        <w:spacing w:after="0" w:line="240" w:lineRule="auto"/>
      </w:pPr>
      <w:r>
        <w:separator/>
      </w:r>
    </w:p>
  </w:endnote>
  <w:endnote w:type="continuationSeparator" w:id="0">
    <w:p w:rsidR="003E3E21" w:rsidRDefault="003E3E21" w:rsidP="00BE45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E4F" w:rsidRDefault="00D12E4F" w:rsidP="00394420">
    <w:pPr>
      <w:pStyle w:val="Footer"/>
      <w:jc w:val="center"/>
    </w:pPr>
    <w:r>
      <w:t>Strictly proprietary and Confidential, Mined Systems Inc. 2012</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45800"/>
      <w:docPartObj>
        <w:docPartGallery w:val="Page Numbers (Bottom of Page)"/>
        <w:docPartUnique/>
      </w:docPartObj>
    </w:sdtPr>
    <w:sdtContent>
      <w:sdt>
        <w:sdtPr>
          <w:id w:val="16445801"/>
          <w:docPartObj>
            <w:docPartGallery w:val="Page Numbers (Top of Page)"/>
            <w:docPartUnique/>
          </w:docPartObj>
        </w:sdtPr>
        <w:sdtContent>
          <w:p w:rsidR="00D12E4F" w:rsidRDefault="00D12E4F" w:rsidP="00394420">
            <w:pPr>
              <w:pStyle w:val="Footer"/>
              <w:jc w:val="center"/>
            </w:pPr>
            <w:r>
              <w:t>Strictly Proprietary and Confidential, Mined Systems Inc. 2012</w:t>
            </w:r>
            <w:r>
              <w:tab/>
              <w:t xml:space="preserve">Page </w:t>
            </w:r>
            <w:r w:rsidR="00E9156E">
              <w:rPr>
                <w:b/>
                <w:sz w:val="24"/>
                <w:szCs w:val="24"/>
              </w:rPr>
              <w:fldChar w:fldCharType="begin"/>
            </w:r>
            <w:r>
              <w:rPr>
                <w:b/>
              </w:rPr>
              <w:instrText xml:space="preserve"> PAGE </w:instrText>
            </w:r>
            <w:r w:rsidR="00E9156E">
              <w:rPr>
                <w:b/>
                <w:sz w:val="24"/>
                <w:szCs w:val="24"/>
              </w:rPr>
              <w:fldChar w:fldCharType="separate"/>
            </w:r>
            <w:r w:rsidR="00D160C9">
              <w:rPr>
                <w:b/>
                <w:noProof/>
              </w:rPr>
              <w:t>18</w:t>
            </w:r>
            <w:r w:rsidR="00E9156E">
              <w:rPr>
                <w:b/>
                <w:sz w:val="24"/>
                <w:szCs w:val="24"/>
              </w:rPr>
              <w:fldChar w:fldCharType="end"/>
            </w:r>
            <w:r>
              <w:t xml:space="preserve"> of </w:t>
            </w:r>
            <w:r w:rsidR="00E9156E">
              <w:rPr>
                <w:b/>
                <w:sz w:val="24"/>
                <w:szCs w:val="24"/>
              </w:rPr>
              <w:fldChar w:fldCharType="begin"/>
            </w:r>
            <w:r>
              <w:rPr>
                <w:b/>
              </w:rPr>
              <w:instrText xml:space="preserve"> NUMPAGES  </w:instrText>
            </w:r>
            <w:r w:rsidR="00E9156E">
              <w:rPr>
                <w:b/>
                <w:sz w:val="24"/>
                <w:szCs w:val="24"/>
              </w:rPr>
              <w:fldChar w:fldCharType="separate"/>
            </w:r>
            <w:r w:rsidR="00D160C9">
              <w:rPr>
                <w:b/>
                <w:noProof/>
              </w:rPr>
              <w:t>18</w:t>
            </w:r>
            <w:r w:rsidR="00E9156E">
              <w:rPr>
                <w:b/>
                <w:sz w:val="24"/>
                <w:szCs w:val="24"/>
              </w:rPr>
              <w:fldChar w:fldCharType="end"/>
            </w:r>
          </w:p>
        </w:sdtContent>
      </w:sdt>
    </w:sdtContent>
  </w:sdt>
  <w:p w:rsidR="00D12E4F" w:rsidRDefault="00D12E4F" w:rsidP="00394420">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3E21" w:rsidRDefault="003E3E21" w:rsidP="00BE4512">
      <w:pPr>
        <w:spacing w:after="0" w:line="240" w:lineRule="auto"/>
      </w:pPr>
      <w:r>
        <w:separator/>
      </w:r>
    </w:p>
  </w:footnote>
  <w:footnote w:type="continuationSeparator" w:id="0">
    <w:p w:rsidR="003E3E21" w:rsidRDefault="003E3E21" w:rsidP="00BE45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12E4F" w:rsidRPr="00394420" w:rsidRDefault="00D12E4F" w:rsidP="00394420">
    <w:pPr>
      <w:pStyle w:val="Heading1"/>
      <w:numPr>
        <w:ilvl w:val="0"/>
        <w:numId w:val="0"/>
      </w:numPr>
      <w:pBdr>
        <w:bottom w:val="single" w:sz="4" w:space="1" w:color="auto"/>
      </w:pBdr>
      <w:spacing w:before="0"/>
      <w:ind w:left="360" w:hanging="360"/>
      <w:jc w:val="center"/>
      <w:rPr>
        <w:rFonts w:ascii="Cambria" w:hAnsi="Cambria"/>
      </w:rPr>
    </w:pPr>
    <w:r w:rsidRPr="00424610">
      <w:rPr>
        <w:rStyle w:val="Strong"/>
        <w:noProof/>
      </w:rPr>
      <w:drawing>
        <wp:inline distT="0" distB="0" distL="0" distR="0">
          <wp:extent cx="1924050" cy="609600"/>
          <wp:effectExtent l="0" t="0" r="0" b="0"/>
          <wp:docPr id="29"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74068" cy="944133"/>
                    <a:chOff x="304800" y="914400"/>
                    <a:chExt cx="3474068" cy="944133"/>
                  </a:xfrm>
                </a:grpSpPr>
                <a:grpSp>
                  <a:nvGrpSpPr>
                    <a:cNvPr id="4" name="Group 3"/>
                    <a:cNvGrpSpPr/>
                  </a:nvGrpSpPr>
                  <a:grpSpPr>
                    <a:xfrm>
                      <a:off x="304800" y="914400"/>
                      <a:ext cx="3474068" cy="944133"/>
                      <a:chOff x="1182330" y="3276602"/>
                      <a:chExt cx="2520155" cy="1002982"/>
                    </a:xfrm>
                  </a:grpSpPr>
                  <a:graphicFrame>
                    <a:nvGraphicFramePr>
                      <a:cNvPr id="5" name="Chart 4"/>
                      <a:cNvGraphicFramePr/>
                    </a:nvGraphicFramePr>
                    <a:graphic>
                      <a:graphicData uri="http://schemas.openxmlformats.org/drawingml/2006/chart">
                        <c:chart xmlns:c="http://schemas.openxmlformats.org/drawingml/2006/chart" xmlns:r="http://schemas.openxmlformats.org/officeDocument/2006/relationships" r:id="rId1"/>
                      </a:graphicData>
                    </a:graphic>
                    <a:xfrm>
                      <a:off x="1182330" y="3276602"/>
                      <a:ext cx="972401" cy="1002982"/>
                    </a:xfrm>
                  </a:graphicFrame>
                  <a:sp>
                    <a:nvSpPr>
                      <a:cNvPr id="6" name="TextBox 8"/>
                      <a:cNvSpPr txBox="1"/>
                    </a:nvSpPr>
                    <a:spPr>
                      <a:xfrm>
                        <a:off x="2099454" y="3470088"/>
                        <a:ext cx="1603031" cy="5748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smtClean="0">
                              <a:solidFill>
                                <a:schemeClr val="accent1">
                                  <a:lumMod val="75000"/>
                                </a:schemeClr>
                              </a:solidFill>
                              <a:latin typeface="Andalus" pitchFamily="18" charset="-78"/>
                              <a:cs typeface="Andalus" pitchFamily="18" charset="-78"/>
                            </a:rPr>
                            <a:t>Mined Systems Inc.</a:t>
                          </a:r>
                        </a:p>
                        <a:p>
                          <a:r>
                            <a:rPr lang="en-US" sz="1200" b="1" dirty="0" smtClean="0">
                              <a:solidFill>
                                <a:schemeClr val="accent1">
                                  <a:lumMod val="75000"/>
                                </a:schemeClr>
                              </a:solidFill>
                              <a:latin typeface="Andalus" pitchFamily="18" charset="-78"/>
                              <a:cs typeface="Andalus" pitchFamily="18" charset="-78"/>
                            </a:rPr>
                            <a:t>Metrics Intelligence </a:t>
                          </a:r>
                          <a:r>
                            <a:rPr lang="en-US" sz="1200" b="1" baseline="30000" dirty="0" smtClean="0">
                              <a:solidFill>
                                <a:schemeClr val="accent1">
                                  <a:lumMod val="75000"/>
                                </a:schemeClr>
                              </a:solidFill>
                              <a:latin typeface="Andalus" pitchFamily="18" charset="-78"/>
                              <a:cs typeface="Andalus" pitchFamily="18" charset="-78"/>
                            </a:rPr>
                            <a:t>©</a:t>
                          </a:r>
                          <a:endParaRPr lang="en-US" sz="1200" b="1" baseline="30000" dirty="0">
                            <a:solidFill>
                              <a:schemeClr val="accent1">
                                <a:lumMod val="75000"/>
                              </a:schemeClr>
                            </a:solidFill>
                            <a:latin typeface="Andalus" pitchFamily="18" charset="-78"/>
                            <a:cs typeface="Andalus" pitchFamily="18" charset="-78"/>
                          </a:endParaRPr>
                        </a:p>
                      </a:txBody>
                      <a:useSpRect/>
                    </a:txSp>
                  </a:sp>
                </a:grpSp>
              </lc:lockedCanvas>
            </a:graphicData>
          </a:graphic>
        </wp:inline>
      </w:drawing>
    </w:r>
    <w:r>
      <w:rPr>
        <w:rStyle w:val="Strong"/>
      </w:rPr>
      <w:tab/>
      <w:t>SOW 3B, v2</w:t>
    </w:r>
    <w:r w:rsidRPr="00BD474D">
      <w:rPr>
        <w:rStyle w:val="Strong"/>
      </w:rPr>
      <w:t xml:space="preserve"> Design Document</w:t>
    </w:r>
    <w:r>
      <w:rPr>
        <w:rStyle w:val="Strong"/>
      </w:rPr>
      <w:t xml:space="preserve"> – Sep 26,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04AC0"/>
    <w:multiLevelType w:val="hybridMultilevel"/>
    <w:tmpl w:val="D7DA43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AB780D"/>
    <w:multiLevelType w:val="hybridMultilevel"/>
    <w:tmpl w:val="BDBC714C"/>
    <w:lvl w:ilvl="0" w:tplc="796EF8A0">
      <w:start w:val="1"/>
      <w:numFmt w:val="decimal"/>
      <w:lvlText w:val="%1."/>
      <w:lvlJc w:val="left"/>
      <w:pPr>
        <w:ind w:left="720" w:hanging="360"/>
      </w:pPr>
      <w:rPr>
        <w:rFonts w:asciiTheme="minorHAnsi" w:eastAsiaTheme="minorHAnsi" w:hAnsiTheme="minorHAnsi" w:cstheme="minorBidi" w:hint="default"/>
        <w:b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6033D"/>
    <w:multiLevelType w:val="hybridMultilevel"/>
    <w:tmpl w:val="DDBACA18"/>
    <w:lvl w:ilvl="0" w:tplc="F9CCB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6775FA"/>
    <w:multiLevelType w:val="multilevel"/>
    <w:tmpl w:val="A8C03F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91D4808"/>
    <w:multiLevelType w:val="hybridMultilevel"/>
    <w:tmpl w:val="5D62D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BC324F"/>
    <w:multiLevelType w:val="hybridMultilevel"/>
    <w:tmpl w:val="BC7EB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1B7493"/>
    <w:multiLevelType w:val="hybridMultilevel"/>
    <w:tmpl w:val="25C67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070E58"/>
    <w:multiLevelType w:val="hybridMultilevel"/>
    <w:tmpl w:val="ACBE6F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8A93FBE"/>
    <w:multiLevelType w:val="hybridMultilevel"/>
    <w:tmpl w:val="37CCFF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B25163"/>
    <w:multiLevelType w:val="hybridMultilevel"/>
    <w:tmpl w:val="3858D8A8"/>
    <w:lvl w:ilvl="0" w:tplc="AEF0B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ED3D13"/>
    <w:multiLevelType w:val="hybridMultilevel"/>
    <w:tmpl w:val="C226BB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A2A02"/>
    <w:multiLevelType w:val="hybridMultilevel"/>
    <w:tmpl w:val="1F2887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A414AD"/>
    <w:multiLevelType w:val="hybridMultilevel"/>
    <w:tmpl w:val="BC7EB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5C19B2"/>
    <w:multiLevelType w:val="hybridMultilevel"/>
    <w:tmpl w:val="E6AE4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315DA2"/>
    <w:multiLevelType w:val="hybridMultilevel"/>
    <w:tmpl w:val="D3389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C44618"/>
    <w:multiLevelType w:val="hybridMultilevel"/>
    <w:tmpl w:val="F20447F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545F13"/>
    <w:multiLevelType w:val="hybridMultilevel"/>
    <w:tmpl w:val="8CCAC39C"/>
    <w:lvl w:ilvl="0" w:tplc="558431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E30C09"/>
    <w:multiLevelType w:val="hybridMultilevel"/>
    <w:tmpl w:val="3858D8A8"/>
    <w:lvl w:ilvl="0" w:tplc="AEF0B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E2336A"/>
    <w:multiLevelType w:val="hybridMultilevel"/>
    <w:tmpl w:val="5AAE4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7C08DB"/>
    <w:multiLevelType w:val="hybridMultilevel"/>
    <w:tmpl w:val="DB90D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363949"/>
    <w:multiLevelType w:val="multilevel"/>
    <w:tmpl w:val="76E8261A"/>
    <w:lvl w:ilvl="0">
      <w:start w:val="1"/>
      <w:numFmt w:val="decimal"/>
      <w:lvlText w:val="%1."/>
      <w:lvlJc w:val="left"/>
      <w:pPr>
        <w:ind w:left="720" w:hanging="360"/>
      </w:pPr>
    </w:lvl>
    <w:lvl w:ilvl="1">
      <w:start w:val="5"/>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nsid w:val="40E24D95"/>
    <w:multiLevelType w:val="hybridMultilevel"/>
    <w:tmpl w:val="2110BC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3B81EE7"/>
    <w:multiLevelType w:val="hybridMultilevel"/>
    <w:tmpl w:val="5934B1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5051741"/>
    <w:multiLevelType w:val="hybridMultilevel"/>
    <w:tmpl w:val="9948C3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9C41B0"/>
    <w:multiLevelType w:val="hybridMultilevel"/>
    <w:tmpl w:val="8C1A24BA"/>
    <w:lvl w:ilvl="0" w:tplc="30E87B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A845CD9"/>
    <w:multiLevelType w:val="hybridMultilevel"/>
    <w:tmpl w:val="780A9A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D767ED"/>
    <w:multiLevelType w:val="hybridMultilevel"/>
    <w:tmpl w:val="79368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3646F1B"/>
    <w:multiLevelType w:val="hybridMultilevel"/>
    <w:tmpl w:val="0B5AC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6E46BD"/>
    <w:multiLevelType w:val="hybridMultilevel"/>
    <w:tmpl w:val="1B9815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446B84"/>
    <w:multiLevelType w:val="hybridMultilevel"/>
    <w:tmpl w:val="840E9E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8127DE2"/>
    <w:multiLevelType w:val="hybridMultilevel"/>
    <w:tmpl w:val="57D281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8858C4"/>
    <w:multiLevelType w:val="hybridMultilevel"/>
    <w:tmpl w:val="3858D8A8"/>
    <w:lvl w:ilvl="0" w:tplc="AEF0B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B2F6E11"/>
    <w:multiLevelType w:val="hybridMultilevel"/>
    <w:tmpl w:val="6E7C25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D17EE1"/>
    <w:multiLevelType w:val="hybridMultilevel"/>
    <w:tmpl w:val="AAC2650C"/>
    <w:lvl w:ilvl="0" w:tplc="BD8E8F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D4C0376"/>
    <w:multiLevelType w:val="hybridMultilevel"/>
    <w:tmpl w:val="ACBE6F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60A9091A"/>
    <w:multiLevelType w:val="hybridMultilevel"/>
    <w:tmpl w:val="92CC1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345C07"/>
    <w:multiLevelType w:val="hybridMultilevel"/>
    <w:tmpl w:val="8CCAC39C"/>
    <w:lvl w:ilvl="0" w:tplc="558431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8B82C6B"/>
    <w:multiLevelType w:val="hybridMultilevel"/>
    <w:tmpl w:val="BF0CE0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EA25BD"/>
    <w:multiLevelType w:val="hybridMultilevel"/>
    <w:tmpl w:val="D604C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B6B3D93"/>
    <w:multiLevelType w:val="hybridMultilevel"/>
    <w:tmpl w:val="ACBE6F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6C1F2389"/>
    <w:multiLevelType w:val="hybridMultilevel"/>
    <w:tmpl w:val="16CA9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D72740A"/>
    <w:multiLevelType w:val="hybridMultilevel"/>
    <w:tmpl w:val="02247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0A52B25"/>
    <w:multiLevelType w:val="hybridMultilevel"/>
    <w:tmpl w:val="DD5E1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11F1460"/>
    <w:multiLevelType w:val="hybridMultilevel"/>
    <w:tmpl w:val="ACBE6F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736E0D87"/>
    <w:multiLevelType w:val="hybridMultilevel"/>
    <w:tmpl w:val="AAC2650C"/>
    <w:lvl w:ilvl="0" w:tplc="BD8E8F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69572C3"/>
    <w:multiLevelType w:val="hybridMultilevel"/>
    <w:tmpl w:val="EF32DAE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A258C1"/>
    <w:multiLevelType w:val="hybridMultilevel"/>
    <w:tmpl w:val="05DE5C7C"/>
    <w:lvl w:ilvl="0" w:tplc="746249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5"/>
  </w:num>
  <w:num w:numId="3">
    <w:abstractNumId w:val="20"/>
  </w:num>
  <w:num w:numId="4">
    <w:abstractNumId w:val="46"/>
  </w:num>
  <w:num w:numId="5">
    <w:abstractNumId w:val="24"/>
  </w:num>
  <w:num w:numId="6">
    <w:abstractNumId w:val="2"/>
  </w:num>
  <w:num w:numId="7">
    <w:abstractNumId w:val="21"/>
  </w:num>
  <w:num w:numId="8">
    <w:abstractNumId w:val="3"/>
  </w:num>
  <w:num w:numId="9">
    <w:abstractNumId w:val="25"/>
  </w:num>
  <w:num w:numId="10">
    <w:abstractNumId w:val="23"/>
  </w:num>
  <w:num w:numId="11">
    <w:abstractNumId w:val="35"/>
  </w:num>
  <w:num w:numId="12">
    <w:abstractNumId w:val="4"/>
  </w:num>
  <w:num w:numId="13">
    <w:abstractNumId w:val="30"/>
  </w:num>
  <w:num w:numId="14">
    <w:abstractNumId w:val="19"/>
  </w:num>
  <w:num w:numId="15">
    <w:abstractNumId w:val="42"/>
  </w:num>
  <w:num w:numId="16">
    <w:abstractNumId w:val="8"/>
  </w:num>
  <w:num w:numId="17">
    <w:abstractNumId w:val="18"/>
  </w:num>
  <w:num w:numId="18">
    <w:abstractNumId w:val="13"/>
  </w:num>
  <w:num w:numId="19">
    <w:abstractNumId w:val="26"/>
  </w:num>
  <w:num w:numId="20">
    <w:abstractNumId w:val="40"/>
  </w:num>
  <w:num w:numId="21">
    <w:abstractNumId w:val="41"/>
  </w:num>
  <w:num w:numId="22">
    <w:abstractNumId w:val="0"/>
  </w:num>
  <w:num w:numId="23">
    <w:abstractNumId w:val="15"/>
  </w:num>
  <w:num w:numId="24">
    <w:abstractNumId w:val="6"/>
  </w:num>
  <w:num w:numId="25">
    <w:abstractNumId w:val="11"/>
  </w:num>
  <w:num w:numId="26">
    <w:abstractNumId w:val="37"/>
  </w:num>
  <w:num w:numId="27">
    <w:abstractNumId w:val="10"/>
  </w:num>
  <w:num w:numId="28">
    <w:abstractNumId w:val="32"/>
  </w:num>
  <w:num w:numId="29">
    <w:abstractNumId w:val="28"/>
  </w:num>
  <w:num w:numId="30">
    <w:abstractNumId w:val="3"/>
  </w:num>
  <w:num w:numId="31">
    <w:abstractNumId w:val="1"/>
  </w:num>
  <w:num w:numId="32">
    <w:abstractNumId w:val="3"/>
  </w:num>
  <w:num w:numId="33">
    <w:abstractNumId w:val="22"/>
  </w:num>
  <w:num w:numId="34">
    <w:abstractNumId w:val="45"/>
  </w:num>
  <w:num w:numId="35">
    <w:abstractNumId w:val="43"/>
  </w:num>
  <w:num w:numId="36">
    <w:abstractNumId w:val="39"/>
  </w:num>
  <w:num w:numId="37">
    <w:abstractNumId w:val="7"/>
  </w:num>
  <w:num w:numId="38">
    <w:abstractNumId w:val="34"/>
  </w:num>
  <w:num w:numId="39">
    <w:abstractNumId w:val="33"/>
  </w:num>
  <w:num w:numId="40">
    <w:abstractNumId w:val="36"/>
  </w:num>
  <w:num w:numId="41">
    <w:abstractNumId w:val="31"/>
  </w:num>
  <w:num w:numId="42">
    <w:abstractNumId w:val="9"/>
  </w:num>
  <w:num w:numId="43">
    <w:abstractNumId w:val="44"/>
  </w:num>
  <w:num w:numId="44">
    <w:abstractNumId w:val="16"/>
  </w:num>
  <w:num w:numId="45">
    <w:abstractNumId w:val="17"/>
  </w:num>
  <w:num w:numId="46">
    <w:abstractNumId w:val="38"/>
  </w:num>
  <w:num w:numId="47">
    <w:abstractNumId w:val="14"/>
  </w:num>
  <w:num w:numId="48">
    <w:abstractNumId w:val="27"/>
  </w:num>
  <w:num w:numId="49">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48130"/>
  </w:hdrShapeDefaults>
  <w:footnotePr>
    <w:footnote w:id="-1"/>
    <w:footnote w:id="0"/>
  </w:footnotePr>
  <w:endnotePr>
    <w:endnote w:id="-1"/>
    <w:endnote w:id="0"/>
  </w:endnotePr>
  <w:compat/>
  <w:rsids>
    <w:rsidRoot w:val="004B4C39"/>
    <w:rsid w:val="0000385A"/>
    <w:rsid w:val="00004465"/>
    <w:rsid w:val="00022850"/>
    <w:rsid w:val="00024E83"/>
    <w:rsid w:val="0003068E"/>
    <w:rsid w:val="0003470B"/>
    <w:rsid w:val="00034B8F"/>
    <w:rsid w:val="00041475"/>
    <w:rsid w:val="00052278"/>
    <w:rsid w:val="00054F78"/>
    <w:rsid w:val="000647DB"/>
    <w:rsid w:val="00065C72"/>
    <w:rsid w:val="00071655"/>
    <w:rsid w:val="00073FAA"/>
    <w:rsid w:val="00074AAB"/>
    <w:rsid w:val="00081385"/>
    <w:rsid w:val="00082902"/>
    <w:rsid w:val="00085CF8"/>
    <w:rsid w:val="00093CE0"/>
    <w:rsid w:val="00096B05"/>
    <w:rsid w:val="000A2E56"/>
    <w:rsid w:val="000B07A6"/>
    <w:rsid w:val="000B1F7A"/>
    <w:rsid w:val="000B2DDC"/>
    <w:rsid w:val="000C0DC6"/>
    <w:rsid w:val="000C25AB"/>
    <w:rsid w:val="000D0859"/>
    <w:rsid w:val="000E1BC5"/>
    <w:rsid w:val="000F209C"/>
    <w:rsid w:val="000F33C0"/>
    <w:rsid w:val="000F64CA"/>
    <w:rsid w:val="000F790A"/>
    <w:rsid w:val="00104DE2"/>
    <w:rsid w:val="0011477F"/>
    <w:rsid w:val="00121992"/>
    <w:rsid w:val="0013110C"/>
    <w:rsid w:val="00132F47"/>
    <w:rsid w:val="00133027"/>
    <w:rsid w:val="00133B8C"/>
    <w:rsid w:val="001453A7"/>
    <w:rsid w:val="00146A24"/>
    <w:rsid w:val="0014756E"/>
    <w:rsid w:val="0015342E"/>
    <w:rsid w:val="0015534B"/>
    <w:rsid w:val="00157E68"/>
    <w:rsid w:val="00164FBD"/>
    <w:rsid w:val="00165DB4"/>
    <w:rsid w:val="00167D29"/>
    <w:rsid w:val="00172B9A"/>
    <w:rsid w:val="00177C69"/>
    <w:rsid w:val="00183F70"/>
    <w:rsid w:val="001971B1"/>
    <w:rsid w:val="001A252C"/>
    <w:rsid w:val="001A582C"/>
    <w:rsid w:val="001A6F99"/>
    <w:rsid w:val="001B3A6C"/>
    <w:rsid w:val="001B6A89"/>
    <w:rsid w:val="001C5631"/>
    <w:rsid w:val="001C596F"/>
    <w:rsid w:val="001D16BE"/>
    <w:rsid w:val="001D2A2A"/>
    <w:rsid w:val="001D2F6E"/>
    <w:rsid w:val="001D76F7"/>
    <w:rsid w:val="001D7786"/>
    <w:rsid w:val="001E13BA"/>
    <w:rsid w:val="001E2104"/>
    <w:rsid w:val="001E59B7"/>
    <w:rsid w:val="0020398E"/>
    <w:rsid w:val="00211D0D"/>
    <w:rsid w:val="002129A8"/>
    <w:rsid w:val="00213545"/>
    <w:rsid w:val="002147CF"/>
    <w:rsid w:val="00221AB5"/>
    <w:rsid w:val="002222EB"/>
    <w:rsid w:val="0022661A"/>
    <w:rsid w:val="00237AAA"/>
    <w:rsid w:val="00250F67"/>
    <w:rsid w:val="0026009B"/>
    <w:rsid w:val="00265554"/>
    <w:rsid w:val="0026718B"/>
    <w:rsid w:val="0027195D"/>
    <w:rsid w:val="00272CAA"/>
    <w:rsid w:val="00280A38"/>
    <w:rsid w:val="0028231E"/>
    <w:rsid w:val="002853DB"/>
    <w:rsid w:val="0029267F"/>
    <w:rsid w:val="00292E09"/>
    <w:rsid w:val="00294B8E"/>
    <w:rsid w:val="00296097"/>
    <w:rsid w:val="002B52C5"/>
    <w:rsid w:val="002B63E4"/>
    <w:rsid w:val="002B7C6F"/>
    <w:rsid w:val="002C6007"/>
    <w:rsid w:val="002D0FD5"/>
    <w:rsid w:val="002D26CE"/>
    <w:rsid w:val="002D37CF"/>
    <w:rsid w:val="002D52CE"/>
    <w:rsid w:val="002E5101"/>
    <w:rsid w:val="002E6AA4"/>
    <w:rsid w:val="003036C2"/>
    <w:rsid w:val="00310025"/>
    <w:rsid w:val="00323996"/>
    <w:rsid w:val="00345C34"/>
    <w:rsid w:val="00347708"/>
    <w:rsid w:val="00347970"/>
    <w:rsid w:val="003527C9"/>
    <w:rsid w:val="00354AE7"/>
    <w:rsid w:val="00357C47"/>
    <w:rsid w:val="00364E92"/>
    <w:rsid w:val="003678A2"/>
    <w:rsid w:val="003732FD"/>
    <w:rsid w:val="00376F44"/>
    <w:rsid w:val="00380B1E"/>
    <w:rsid w:val="00390F3F"/>
    <w:rsid w:val="003917DB"/>
    <w:rsid w:val="00391A9F"/>
    <w:rsid w:val="00394420"/>
    <w:rsid w:val="00395717"/>
    <w:rsid w:val="00396E06"/>
    <w:rsid w:val="00397016"/>
    <w:rsid w:val="003A1E45"/>
    <w:rsid w:val="003A693A"/>
    <w:rsid w:val="003B08EE"/>
    <w:rsid w:val="003B439A"/>
    <w:rsid w:val="003C1FE5"/>
    <w:rsid w:val="003D3DD9"/>
    <w:rsid w:val="003D4562"/>
    <w:rsid w:val="003D62F0"/>
    <w:rsid w:val="003D75DD"/>
    <w:rsid w:val="003E0129"/>
    <w:rsid w:val="003E31CA"/>
    <w:rsid w:val="003E3241"/>
    <w:rsid w:val="003E3E21"/>
    <w:rsid w:val="003F2E35"/>
    <w:rsid w:val="003F3B43"/>
    <w:rsid w:val="003F5382"/>
    <w:rsid w:val="003F5907"/>
    <w:rsid w:val="00402F5B"/>
    <w:rsid w:val="00407FFA"/>
    <w:rsid w:val="00410CC8"/>
    <w:rsid w:val="00416A2C"/>
    <w:rsid w:val="00422D36"/>
    <w:rsid w:val="00424610"/>
    <w:rsid w:val="00425404"/>
    <w:rsid w:val="0042544F"/>
    <w:rsid w:val="004254AA"/>
    <w:rsid w:val="00425926"/>
    <w:rsid w:val="0043040A"/>
    <w:rsid w:val="00432CC4"/>
    <w:rsid w:val="00434970"/>
    <w:rsid w:val="0044786C"/>
    <w:rsid w:val="00451FE6"/>
    <w:rsid w:val="00452E21"/>
    <w:rsid w:val="004640AE"/>
    <w:rsid w:val="00467E3B"/>
    <w:rsid w:val="00471CFD"/>
    <w:rsid w:val="004762E8"/>
    <w:rsid w:val="00483ADF"/>
    <w:rsid w:val="00483EAB"/>
    <w:rsid w:val="004861A5"/>
    <w:rsid w:val="00491FB0"/>
    <w:rsid w:val="00493A26"/>
    <w:rsid w:val="004940C5"/>
    <w:rsid w:val="004B4C39"/>
    <w:rsid w:val="004B69EE"/>
    <w:rsid w:val="004C0FF0"/>
    <w:rsid w:val="004C4DA1"/>
    <w:rsid w:val="004D797F"/>
    <w:rsid w:val="004E579B"/>
    <w:rsid w:val="004E75AD"/>
    <w:rsid w:val="004F4401"/>
    <w:rsid w:val="004F5075"/>
    <w:rsid w:val="004F5285"/>
    <w:rsid w:val="004F733C"/>
    <w:rsid w:val="004F7A5C"/>
    <w:rsid w:val="00504380"/>
    <w:rsid w:val="00514259"/>
    <w:rsid w:val="0052397E"/>
    <w:rsid w:val="0052623F"/>
    <w:rsid w:val="005279ED"/>
    <w:rsid w:val="00531A52"/>
    <w:rsid w:val="00551220"/>
    <w:rsid w:val="00557B5B"/>
    <w:rsid w:val="00561B9F"/>
    <w:rsid w:val="005739C8"/>
    <w:rsid w:val="00590A18"/>
    <w:rsid w:val="005913B6"/>
    <w:rsid w:val="00591DEC"/>
    <w:rsid w:val="00591E85"/>
    <w:rsid w:val="00596958"/>
    <w:rsid w:val="005A1909"/>
    <w:rsid w:val="005A55DB"/>
    <w:rsid w:val="005C44BE"/>
    <w:rsid w:val="005C6AED"/>
    <w:rsid w:val="005D5E3D"/>
    <w:rsid w:val="005D6ED0"/>
    <w:rsid w:val="005E0463"/>
    <w:rsid w:val="005E05B6"/>
    <w:rsid w:val="005E0EFA"/>
    <w:rsid w:val="005F367F"/>
    <w:rsid w:val="00600E8C"/>
    <w:rsid w:val="00602322"/>
    <w:rsid w:val="00605646"/>
    <w:rsid w:val="00605AFC"/>
    <w:rsid w:val="00612D4F"/>
    <w:rsid w:val="00613E85"/>
    <w:rsid w:val="0061721B"/>
    <w:rsid w:val="0061727A"/>
    <w:rsid w:val="00623609"/>
    <w:rsid w:val="006274B9"/>
    <w:rsid w:val="0063158B"/>
    <w:rsid w:val="00633539"/>
    <w:rsid w:val="0063522C"/>
    <w:rsid w:val="00636DD6"/>
    <w:rsid w:val="0064459A"/>
    <w:rsid w:val="006464F4"/>
    <w:rsid w:val="00657E11"/>
    <w:rsid w:val="00661206"/>
    <w:rsid w:val="00667863"/>
    <w:rsid w:val="006705FD"/>
    <w:rsid w:val="00674805"/>
    <w:rsid w:val="0067555C"/>
    <w:rsid w:val="00681862"/>
    <w:rsid w:val="0068381F"/>
    <w:rsid w:val="00687DB3"/>
    <w:rsid w:val="00691187"/>
    <w:rsid w:val="00692674"/>
    <w:rsid w:val="006936A4"/>
    <w:rsid w:val="0069377B"/>
    <w:rsid w:val="006B6659"/>
    <w:rsid w:val="006C1B74"/>
    <w:rsid w:val="006C682D"/>
    <w:rsid w:val="006D4C13"/>
    <w:rsid w:val="006D6828"/>
    <w:rsid w:val="006E29BC"/>
    <w:rsid w:val="006E52D8"/>
    <w:rsid w:val="006E615A"/>
    <w:rsid w:val="006E7DC7"/>
    <w:rsid w:val="006F2B7B"/>
    <w:rsid w:val="006F6280"/>
    <w:rsid w:val="007028D4"/>
    <w:rsid w:val="00705891"/>
    <w:rsid w:val="007062CC"/>
    <w:rsid w:val="007074B5"/>
    <w:rsid w:val="00707780"/>
    <w:rsid w:val="00712A9D"/>
    <w:rsid w:val="00721849"/>
    <w:rsid w:val="0072207A"/>
    <w:rsid w:val="00726FA3"/>
    <w:rsid w:val="00727E44"/>
    <w:rsid w:val="007449DF"/>
    <w:rsid w:val="00745376"/>
    <w:rsid w:val="00746D37"/>
    <w:rsid w:val="007544AC"/>
    <w:rsid w:val="0075479D"/>
    <w:rsid w:val="00771AE9"/>
    <w:rsid w:val="007810D1"/>
    <w:rsid w:val="00790179"/>
    <w:rsid w:val="007911AD"/>
    <w:rsid w:val="0079226C"/>
    <w:rsid w:val="007927DC"/>
    <w:rsid w:val="00794EE4"/>
    <w:rsid w:val="007A02D4"/>
    <w:rsid w:val="007B398E"/>
    <w:rsid w:val="007C0AA4"/>
    <w:rsid w:val="007C37D2"/>
    <w:rsid w:val="007D54FD"/>
    <w:rsid w:val="007E0EE8"/>
    <w:rsid w:val="00802526"/>
    <w:rsid w:val="00803552"/>
    <w:rsid w:val="00803C69"/>
    <w:rsid w:val="00804E60"/>
    <w:rsid w:val="00805FCE"/>
    <w:rsid w:val="00814783"/>
    <w:rsid w:val="00835BA9"/>
    <w:rsid w:val="00841410"/>
    <w:rsid w:val="0084297B"/>
    <w:rsid w:val="00844902"/>
    <w:rsid w:val="008506E0"/>
    <w:rsid w:val="00852E00"/>
    <w:rsid w:val="00853C6A"/>
    <w:rsid w:val="008546BF"/>
    <w:rsid w:val="0086077D"/>
    <w:rsid w:val="00874E65"/>
    <w:rsid w:val="0087553B"/>
    <w:rsid w:val="008857FE"/>
    <w:rsid w:val="008869C8"/>
    <w:rsid w:val="0089105E"/>
    <w:rsid w:val="008910B9"/>
    <w:rsid w:val="00891950"/>
    <w:rsid w:val="00895E33"/>
    <w:rsid w:val="008966DF"/>
    <w:rsid w:val="008A0C0F"/>
    <w:rsid w:val="008A713E"/>
    <w:rsid w:val="008A74B0"/>
    <w:rsid w:val="008B177D"/>
    <w:rsid w:val="008B2832"/>
    <w:rsid w:val="008B49EB"/>
    <w:rsid w:val="008B701A"/>
    <w:rsid w:val="008C5210"/>
    <w:rsid w:val="008D03CE"/>
    <w:rsid w:val="008D0D43"/>
    <w:rsid w:val="008D1FDD"/>
    <w:rsid w:val="008D4FCC"/>
    <w:rsid w:val="008D6944"/>
    <w:rsid w:val="008E0DE0"/>
    <w:rsid w:val="008E1566"/>
    <w:rsid w:val="008E3018"/>
    <w:rsid w:val="008E5DB2"/>
    <w:rsid w:val="008E74D9"/>
    <w:rsid w:val="008F0819"/>
    <w:rsid w:val="008F469B"/>
    <w:rsid w:val="008F6B63"/>
    <w:rsid w:val="00901E99"/>
    <w:rsid w:val="009028E1"/>
    <w:rsid w:val="00905DAF"/>
    <w:rsid w:val="009067EE"/>
    <w:rsid w:val="009147EB"/>
    <w:rsid w:val="00921456"/>
    <w:rsid w:val="00933748"/>
    <w:rsid w:val="0094617C"/>
    <w:rsid w:val="00951D52"/>
    <w:rsid w:val="00954914"/>
    <w:rsid w:val="00957386"/>
    <w:rsid w:val="00960FD9"/>
    <w:rsid w:val="00963E7E"/>
    <w:rsid w:val="00972875"/>
    <w:rsid w:val="00974E63"/>
    <w:rsid w:val="00975671"/>
    <w:rsid w:val="009928D2"/>
    <w:rsid w:val="009A11CF"/>
    <w:rsid w:val="009A1233"/>
    <w:rsid w:val="009A5809"/>
    <w:rsid w:val="009A6ED7"/>
    <w:rsid w:val="009A6EF7"/>
    <w:rsid w:val="009B447B"/>
    <w:rsid w:val="009B63C1"/>
    <w:rsid w:val="009C27FC"/>
    <w:rsid w:val="009C5586"/>
    <w:rsid w:val="009C5600"/>
    <w:rsid w:val="009D186E"/>
    <w:rsid w:val="009E554B"/>
    <w:rsid w:val="009F151D"/>
    <w:rsid w:val="009F40B7"/>
    <w:rsid w:val="009F4531"/>
    <w:rsid w:val="009F5788"/>
    <w:rsid w:val="009F6E92"/>
    <w:rsid w:val="00A00132"/>
    <w:rsid w:val="00A00E3F"/>
    <w:rsid w:val="00A0243D"/>
    <w:rsid w:val="00A115E0"/>
    <w:rsid w:val="00A13B6A"/>
    <w:rsid w:val="00A13F9E"/>
    <w:rsid w:val="00A149B3"/>
    <w:rsid w:val="00A16695"/>
    <w:rsid w:val="00A30DEC"/>
    <w:rsid w:val="00A402E0"/>
    <w:rsid w:val="00A41B15"/>
    <w:rsid w:val="00A46555"/>
    <w:rsid w:val="00A52DB1"/>
    <w:rsid w:val="00A60109"/>
    <w:rsid w:val="00A63071"/>
    <w:rsid w:val="00A633C1"/>
    <w:rsid w:val="00A7010E"/>
    <w:rsid w:val="00A716F8"/>
    <w:rsid w:val="00A84A25"/>
    <w:rsid w:val="00A87822"/>
    <w:rsid w:val="00A87CED"/>
    <w:rsid w:val="00A90C01"/>
    <w:rsid w:val="00A917EC"/>
    <w:rsid w:val="00AA158A"/>
    <w:rsid w:val="00AA4D7F"/>
    <w:rsid w:val="00AB17AB"/>
    <w:rsid w:val="00AB72B5"/>
    <w:rsid w:val="00AB72FF"/>
    <w:rsid w:val="00AC0A28"/>
    <w:rsid w:val="00AD0949"/>
    <w:rsid w:val="00AD1A0F"/>
    <w:rsid w:val="00AD4822"/>
    <w:rsid w:val="00AE4781"/>
    <w:rsid w:val="00AE58C0"/>
    <w:rsid w:val="00AE7B57"/>
    <w:rsid w:val="00AF447B"/>
    <w:rsid w:val="00AF6025"/>
    <w:rsid w:val="00B00504"/>
    <w:rsid w:val="00B00A6B"/>
    <w:rsid w:val="00B0560C"/>
    <w:rsid w:val="00B12660"/>
    <w:rsid w:val="00B17214"/>
    <w:rsid w:val="00B2150F"/>
    <w:rsid w:val="00B23325"/>
    <w:rsid w:val="00B23DDC"/>
    <w:rsid w:val="00B31BFE"/>
    <w:rsid w:val="00B320C4"/>
    <w:rsid w:val="00B32812"/>
    <w:rsid w:val="00B33C11"/>
    <w:rsid w:val="00B34A8D"/>
    <w:rsid w:val="00B52360"/>
    <w:rsid w:val="00B557E3"/>
    <w:rsid w:val="00B57870"/>
    <w:rsid w:val="00B607C2"/>
    <w:rsid w:val="00B6248D"/>
    <w:rsid w:val="00B646EF"/>
    <w:rsid w:val="00B64D49"/>
    <w:rsid w:val="00B71058"/>
    <w:rsid w:val="00B71E70"/>
    <w:rsid w:val="00B747C0"/>
    <w:rsid w:val="00B80A2D"/>
    <w:rsid w:val="00B9023F"/>
    <w:rsid w:val="00B90BF3"/>
    <w:rsid w:val="00BA17B1"/>
    <w:rsid w:val="00BB31E7"/>
    <w:rsid w:val="00BC0E4C"/>
    <w:rsid w:val="00BC5AF0"/>
    <w:rsid w:val="00BC693C"/>
    <w:rsid w:val="00BC75B1"/>
    <w:rsid w:val="00BD0473"/>
    <w:rsid w:val="00BD0AE2"/>
    <w:rsid w:val="00BD474D"/>
    <w:rsid w:val="00BD4CEE"/>
    <w:rsid w:val="00BE4512"/>
    <w:rsid w:val="00BE756C"/>
    <w:rsid w:val="00BF69D8"/>
    <w:rsid w:val="00C00A31"/>
    <w:rsid w:val="00C03B4E"/>
    <w:rsid w:val="00C12A92"/>
    <w:rsid w:val="00C17330"/>
    <w:rsid w:val="00C23338"/>
    <w:rsid w:val="00C25F17"/>
    <w:rsid w:val="00C34368"/>
    <w:rsid w:val="00C40B3B"/>
    <w:rsid w:val="00C45931"/>
    <w:rsid w:val="00C46B94"/>
    <w:rsid w:val="00C47B7D"/>
    <w:rsid w:val="00C639BC"/>
    <w:rsid w:val="00C74ED3"/>
    <w:rsid w:val="00C81A6F"/>
    <w:rsid w:val="00C81FCF"/>
    <w:rsid w:val="00C84DD6"/>
    <w:rsid w:val="00CA12EC"/>
    <w:rsid w:val="00CA2BDC"/>
    <w:rsid w:val="00CB2A93"/>
    <w:rsid w:val="00CC2C2D"/>
    <w:rsid w:val="00CF33D7"/>
    <w:rsid w:val="00CF3A06"/>
    <w:rsid w:val="00CF60B4"/>
    <w:rsid w:val="00D05B32"/>
    <w:rsid w:val="00D12E4F"/>
    <w:rsid w:val="00D160C9"/>
    <w:rsid w:val="00D24452"/>
    <w:rsid w:val="00D3144D"/>
    <w:rsid w:val="00D44C31"/>
    <w:rsid w:val="00D54F65"/>
    <w:rsid w:val="00D5566B"/>
    <w:rsid w:val="00D562FD"/>
    <w:rsid w:val="00D5775D"/>
    <w:rsid w:val="00D614D7"/>
    <w:rsid w:val="00D650F5"/>
    <w:rsid w:val="00D75DCD"/>
    <w:rsid w:val="00D7691F"/>
    <w:rsid w:val="00D77824"/>
    <w:rsid w:val="00D81CFE"/>
    <w:rsid w:val="00D860A5"/>
    <w:rsid w:val="00D93C67"/>
    <w:rsid w:val="00D9608E"/>
    <w:rsid w:val="00D97B7F"/>
    <w:rsid w:val="00DA679E"/>
    <w:rsid w:val="00DB4517"/>
    <w:rsid w:val="00DC76D7"/>
    <w:rsid w:val="00DD0470"/>
    <w:rsid w:val="00DD30EC"/>
    <w:rsid w:val="00DD528F"/>
    <w:rsid w:val="00DE16AA"/>
    <w:rsid w:val="00DF264C"/>
    <w:rsid w:val="00DF4D47"/>
    <w:rsid w:val="00DF681D"/>
    <w:rsid w:val="00E02FC2"/>
    <w:rsid w:val="00E03625"/>
    <w:rsid w:val="00E10B66"/>
    <w:rsid w:val="00E2186C"/>
    <w:rsid w:val="00E31120"/>
    <w:rsid w:val="00E3127E"/>
    <w:rsid w:val="00E37679"/>
    <w:rsid w:val="00E45628"/>
    <w:rsid w:val="00E47A4C"/>
    <w:rsid w:val="00E5021F"/>
    <w:rsid w:val="00E50399"/>
    <w:rsid w:val="00E50FC4"/>
    <w:rsid w:val="00E51169"/>
    <w:rsid w:val="00E51B78"/>
    <w:rsid w:val="00E51E55"/>
    <w:rsid w:val="00E521F9"/>
    <w:rsid w:val="00E54931"/>
    <w:rsid w:val="00E57E8F"/>
    <w:rsid w:val="00E608B9"/>
    <w:rsid w:val="00E63ACA"/>
    <w:rsid w:val="00E709D4"/>
    <w:rsid w:val="00E74C0D"/>
    <w:rsid w:val="00E77AF3"/>
    <w:rsid w:val="00E808FB"/>
    <w:rsid w:val="00E86A49"/>
    <w:rsid w:val="00E9156E"/>
    <w:rsid w:val="00E91DC6"/>
    <w:rsid w:val="00E92992"/>
    <w:rsid w:val="00E93418"/>
    <w:rsid w:val="00EB3356"/>
    <w:rsid w:val="00EB5AB0"/>
    <w:rsid w:val="00EB68DD"/>
    <w:rsid w:val="00EC0BEA"/>
    <w:rsid w:val="00EC2C04"/>
    <w:rsid w:val="00EC6293"/>
    <w:rsid w:val="00ED2FA9"/>
    <w:rsid w:val="00EE331C"/>
    <w:rsid w:val="00EF200C"/>
    <w:rsid w:val="00EF337C"/>
    <w:rsid w:val="00F05809"/>
    <w:rsid w:val="00F1159C"/>
    <w:rsid w:val="00F129D6"/>
    <w:rsid w:val="00F13B9A"/>
    <w:rsid w:val="00F14E02"/>
    <w:rsid w:val="00F20D69"/>
    <w:rsid w:val="00F34ABD"/>
    <w:rsid w:val="00F373C1"/>
    <w:rsid w:val="00F43419"/>
    <w:rsid w:val="00F51270"/>
    <w:rsid w:val="00F52D96"/>
    <w:rsid w:val="00F54CDA"/>
    <w:rsid w:val="00F564A6"/>
    <w:rsid w:val="00F57CC4"/>
    <w:rsid w:val="00F6066F"/>
    <w:rsid w:val="00F60A01"/>
    <w:rsid w:val="00F63201"/>
    <w:rsid w:val="00F648CB"/>
    <w:rsid w:val="00F659B8"/>
    <w:rsid w:val="00F7052B"/>
    <w:rsid w:val="00F721DF"/>
    <w:rsid w:val="00F75013"/>
    <w:rsid w:val="00F77837"/>
    <w:rsid w:val="00F94BF4"/>
    <w:rsid w:val="00FB108A"/>
    <w:rsid w:val="00FB3A07"/>
    <w:rsid w:val="00FB59D2"/>
    <w:rsid w:val="00FC01BB"/>
    <w:rsid w:val="00FC15E8"/>
    <w:rsid w:val="00FC34B8"/>
    <w:rsid w:val="00FC4141"/>
    <w:rsid w:val="00FE00D4"/>
    <w:rsid w:val="00FE03C6"/>
    <w:rsid w:val="00FE6D1A"/>
    <w:rsid w:val="00FF3C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2B5"/>
    <w:pPr>
      <w:spacing w:after="120"/>
    </w:pPr>
  </w:style>
  <w:style w:type="paragraph" w:styleId="Heading1">
    <w:name w:val="heading 1"/>
    <w:basedOn w:val="Normal"/>
    <w:next w:val="Normal"/>
    <w:link w:val="Heading1Char"/>
    <w:uiPriority w:val="9"/>
    <w:qFormat/>
    <w:rsid w:val="00B23325"/>
    <w:pPr>
      <w:keepNext/>
      <w:keepLines/>
      <w:numPr>
        <w:numId w:val="8"/>
      </w:numPr>
      <w:spacing w:before="60" w:after="6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80A2D"/>
    <w:pPr>
      <w:keepNext/>
      <w:keepLines/>
      <w:numPr>
        <w:ilvl w:val="1"/>
        <w:numId w:val="8"/>
      </w:numPr>
      <w:spacing w:before="60" w:after="6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0A2D"/>
    <w:pPr>
      <w:keepNext/>
      <w:keepLines/>
      <w:numPr>
        <w:ilvl w:val="2"/>
        <w:numId w:val="8"/>
      </w:numPr>
      <w:spacing w:before="60" w:after="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80A2D"/>
    <w:pPr>
      <w:keepNext/>
      <w:keepLines/>
      <w:numPr>
        <w:ilvl w:val="3"/>
        <w:numId w:val="8"/>
      </w:numPr>
      <w:spacing w:before="60" w:after="60"/>
      <w:outlineLvl w:val="3"/>
    </w:pPr>
    <w:rPr>
      <w:rFonts w:asciiTheme="majorHAnsi" w:eastAsiaTheme="majorEastAsia" w:hAnsiTheme="majorHAnsi" w:cstheme="majorBidi"/>
      <w:b/>
      <w:bCs/>
      <w:i/>
      <w:iCs/>
      <w:u w:val="single"/>
    </w:rPr>
  </w:style>
  <w:style w:type="paragraph" w:styleId="Heading5">
    <w:name w:val="heading 5"/>
    <w:basedOn w:val="Normal"/>
    <w:next w:val="Normal"/>
    <w:link w:val="Heading5Char"/>
    <w:uiPriority w:val="9"/>
    <w:semiHidden/>
    <w:unhideWhenUsed/>
    <w:qFormat/>
    <w:rsid w:val="00B23325"/>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325"/>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325"/>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325"/>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3325"/>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4C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C39"/>
    <w:rPr>
      <w:rFonts w:ascii="Tahoma" w:hAnsi="Tahoma" w:cs="Tahoma"/>
      <w:sz w:val="16"/>
      <w:szCs w:val="16"/>
    </w:rPr>
  </w:style>
  <w:style w:type="table" w:styleId="TableGrid">
    <w:name w:val="Table Grid"/>
    <w:basedOn w:val="TableNormal"/>
    <w:uiPriority w:val="59"/>
    <w:rsid w:val="004B4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32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80A2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0A2D"/>
    <w:rPr>
      <w:rFonts w:asciiTheme="majorHAnsi" w:eastAsiaTheme="majorEastAsia" w:hAnsiTheme="majorHAnsi" w:cstheme="majorBidi"/>
      <w:b/>
      <w:bCs/>
    </w:rPr>
  </w:style>
  <w:style w:type="paragraph" w:styleId="ListParagraph">
    <w:name w:val="List Paragraph"/>
    <w:basedOn w:val="Normal"/>
    <w:uiPriority w:val="34"/>
    <w:qFormat/>
    <w:rsid w:val="00DF4D47"/>
    <w:pPr>
      <w:ind w:left="720"/>
      <w:contextualSpacing/>
    </w:pPr>
  </w:style>
  <w:style w:type="paragraph" w:styleId="Header">
    <w:name w:val="header"/>
    <w:basedOn w:val="Normal"/>
    <w:link w:val="HeaderChar"/>
    <w:uiPriority w:val="99"/>
    <w:semiHidden/>
    <w:unhideWhenUsed/>
    <w:rsid w:val="00BE45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4512"/>
  </w:style>
  <w:style w:type="paragraph" w:styleId="Footer">
    <w:name w:val="footer"/>
    <w:basedOn w:val="Normal"/>
    <w:link w:val="FooterChar"/>
    <w:uiPriority w:val="99"/>
    <w:unhideWhenUsed/>
    <w:rsid w:val="00BE4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512"/>
  </w:style>
  <w:style w:type="character" w:styleId="Strong">
    <w:name w:val="Strong"/>
    <w:basedOn w:val="DefaultParagraphFont"/>
    <w:uiPriority w:val="22"/>
    <w:qFormat/>
    <w:rsid w:val="00BD474D"/>
    <w:rPr>
      <w:rFonts w:ascii="Cambria" w:hAnsi="Cambria"/>
    </w:rPr>
  </w:style>
  <w:style w:type="paragraph" w:styleId="TOCHeading">
    <w:name w:val="TOC Heading"/>
    <w:basedOn w:val="Heading1"/>
    <w:next w:val="Normal"/>
    <w:uiPriority w:val="39"/>
    <w:semiHidden/>
    <w:unhideWhenUsed/>
    <w:qFormat/>
    <w:rsid w:val="0069377B"/>
    <w:pPr>
      <w:numPr>
        <w:numId w:val="0"/>
      </w:numPr>
      <w:spacing w:before="480" w:after="0"/>
      <w:outlineLvl w:val="9"/>
    </w:pPr>
  </w:style>
  <w:style w:type="paragraph" w:styleId="TOC1">
    <w:name w:val="toc 1"/>
    <w:basedOn w:val="Normal"/>
    <w:next w:val="Normal"/>
    <w:autoRedefine/>
    <w:uiPriority w:val="39"/>
    <w:unhideWhenUsed/>
    <w:rsid w:val="0069377B"/>
    <w:pPr>
      <w:spacing w:after="100"/>
    </w:pPr>
  </w:style>
  <w:style w:type="paragraph" w:styleId="TOC2">
    <w:name w:val="toc 2"/>
    <w:basedOn w:val="Normal"/>
    <w:next w:val="Normal"/>
    <w:autoRedefine/>
    <w:uiPriority w:val="39"/>
    <w:unhideWhenUsed/>
    <w:rsid w:val="0069377B"/>
    <w:pPr>
      <w:spacing w:after="100"/>
      <w:ind w:left="220"/>
    </w:pPr>
  </w:style>
  <w:style w:type="character" w:styleId="Hyperlink">
    <w:name w:val="Hyperlink"/>
    <w:basedOn w:val="DefaultParagraphFont"/>
    <w:uiPriority w:val="99"/>
    <w:unhideWhenUsed/>
    <w:rsid w:val="0069377B"/>
    <w:rPr>
      <w:color w:val="0000FF" w:themeColor="hyperlink"/>
      <w:u w:val="single"/>
    </w:rPr>
  </w:style>
  <w:style w:type="character" w:customStyle="1" w:styleId="Heading4Char">
    <w:name w:val="Heading 4 Char"/>
    <w:basedOn w:val="DefaultParagraphFont"/>
    <w:link w:val="Heading4"/>
    <w:uiPriority w:val="9"/>
    <w:rsid w:val="00B80A2D"/>
    <w:rPr>
      <w:rFonts w:asciiTheme="majorHAnsi" w:eastAsiaTheme="majorEastAsia" w:hAnsiTheme="majorHAnsi" w:cstheme="majorBidi"/>
      <w:b/>
      <w:bCs/>
      <w:i/>
      <w:iCs/>
      <w:u w:val="single"/>
    </w:rPr>
  </w:style>
  <w:style w:type="character" w:customStyle="1" w:styleId="Heading5Char">
    <w:name w:val="Heading 5 Char"/>
    <w:basedOn w:val="DefaultParagraphFont"/>
    <w:link w:val="Heading5"/>
    <w:uiPriority w:val="9"/>
    <w:semiHidden/>
    <w:rsid w:val="00B233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33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33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33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325"/>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8869C8"/>
    <w:pPr>
      <w:spacing w:after="100"/>
      <w:ind w:left="440"/>
    </w:pPr>
  </w:style>
  <w:style w:type="paragraph" w:styleId="Title">
    <w:name w:val="Title"/>
    <w:basedOn w:val="Normal"/>
    <w:next w:val="Normal"/>
    <w:link w:val="TitleChar"/>
    <w:uiPriority w:val="10"/>
    <w:qFormat/>
    <w:rsid w:val="002E6A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6AA4"/>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FE6D1A"/>
    <w:pPr>
      <w:spacing w:before="60" w:after="60" w:line="240" w:lineRule="auto"/>
      <w:jc w:val="center"/>
    </w:pPr>
    <w:rPr>
      <w:b/>
      <w:bCs/>
      <w:color w:val="000000" w:themeColor="text1"/>
      <w:szCs w:val="18"/>
    </w:rPr>
  </w:style>
  <w:style w:type="paragraph" w:styleId="TableofFigures">
    <w:name w:val="table of figures"/>
    <w:basedOn w:val="Normal"/>
    <w:next w:val="Normal"/>
    <w:uiPriority w:val="99"/>
    <w:unhideWhenUsed/>
    <w:rsid w:val="00E5021F"/>
    <w:pPr>
      <w:spacing w:after="0"/>
    </w:pPr>
  </w:style>
  <w:style w:type="paragraph" w:styleId="TOC4">
    <w:name w:val="toc 4"/>
    <w:basedOn w:val="Normal"/>
    <w:next w:val="Normal"/>
    <w:autoRedefine/>
    <w:uiPriority w:val="39"/>
    <w:unhideWhenUsed/>
    <w:rsid w:val="00AE58C0"/>
    <w:pPr>
      <w:spacing w:after="100"/>
      <w:ind w:left="660"/>
    </w:pPr>
    <w:rPr>
      <w:rFonts w:eastAsiaTheme="minorEastAsia"/>
    </w:rPr>
  </w:style>
  <w:style w:type="paragraph" w:styleId="TOC5">
    <w:name w:val="toc 5"/>
    <w:basedOn w:val="Normal"/>
    <w:next w:val="Normal"/>
    <w:autoRedefine/>
    <w:uiPriority w:val="39"/>
    <w:unhideWhenUsed/>
    <w:rsid w:val="00AE58C0"/>
    <w:pPr>
      <w:spacing w:after="100"/>
      <w:ind w:left="880"/>
    </w:pPr>
    <w:rPr>
      <w:rFonts w:eastAsiaTheme="minorEastAsia"/>
    </w:rPr>
  </w:style>
  <w:style w:type="paragraph" w:styleId="TOC6">
    <w:name w:val="toc 6"/>
    <w:basedOn w:val="Normal"/>
    <w:next w:val="Normal"/>
    <w:autoRedefine/>
    <w:uiPriority w:val="39"/>
    <w:unhideWhenUsed/>
    <w:rsid w:val="00AE58C0"/>
    <w:pPr>
      <w:spacing w:after="100"/>
      <w:ind w:left="1100"/>
    </w:pPr>
    <w:rPr>
      <w:rFonts w:eastAsiaTheme="minorEastAsia"/>
    </w:rPr>
  </w:style>
  <w:style w:type="paragraph" w:styleId="TOC7">
    <w:name w:val="toc 7"/>
    <w:basedOn w:val="Normal"/>
    <w:next w:val="Normal"/>
    <w:autoRedefine/>
    <w:uiPriority w:val="39"/>
    <w:unhideWhenUsed/>
    <w:rsid w:val="00AE58C0"/>
    <w:pPr>
      <w:spacing w:after="100"/>
      <w:ind w:left="1320"/>
    </w:pPr>
    <w:rPr>
      <w:rFonts w:eastAsiaTheme="minorEastAsia"/>
    </w:rPr>
  </w:style>
  <w:style w:type="paragraph" w:styleId="TOC8">
    <w:name w:val="toc 8"/>
    <w:basedOn w:val="Normal"/>
    <w:next w:val="Normal"/>
    <w:autoRedefine/>
    <w:uiPriority w:val="39"/>
    <w:unhideWhenUsed/>
    <w:rsid w:val="00AE58C0"/>
    <w:pPr>
      <w:spacing w:after="100"/>
      <w:ind w:left="1540"/>
    </w:pPr>
    <w:rPr>
      <w:rFonts w:eastAsiaTheme="minorEastAsia"/>
    </w:rPr>
  </w:style>
  <w:style w:type="paragraph" w:styleId="TOC9">
    <w:name w:val="toc 9"/>
    <w:basedOn w:val="Normal"/>
    <w:next w:val="Normal"/>
    <w:autoRedefine/>
    <w:uiPriority w:val="39"/>
    <w:unhideWhenUsed/>
    <w:rsid w:val="00AE58C0"/>
    <w:pPr>
      <w:spacing w:after="100"/>
      <w:ind w:left="1760"/>
    </w:pPr>
    <w:rPr>
      <w:rFonts w:eastAsiaTheme="minorEastAsia"/>
    </w:rPr>
  </w:style>
  <w:style w:type="paragraph" w:styleId="NormalWeb">
    <w:name w:val="Normal (Web)"/>
    <w:basedOn w:val="Normal"/>
    <w:uiPriority w:val="99"/>
    <w:semiHidden/>
    <w:unhideWhenUsed/>
    <w:rsid w:val="007927DC"/>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2B5"/>
    <w:pPr>
      <w:spacing w:after="120"/>
    </w:pPr>
  </w:style>
  <w:style w:type="paragraph" w:styleId="Heading1">
    <w:name w:val="heading 1"/>
    <w:basedOn w:val="Normal"/>
    <w:next w:val="Normal"/>
    <w:link w:val="Heading1Char"/>
    <w:uiPriority w:val="9"/>
    <w:qFormat/>
    <w:rsid w:val="00B23325"/>
    <w:pPr>
      <w:keepNext/>
      <w:keepLines/>
      <w:numPr>
        <w:numId w:val="8"/>
      </w:numPr>
      <w:spacing w:before="60" w:after="6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80A2D"/>
    <w:pPr>
      <w:keepNext/>
      <w:keepLines/>
      <w:numPr>
        <w:ilvl w:val="1"/>
        <w:numId w:val="8"/>
      </w:numPr>
      <w:spacing w:before="60" w:after="6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0A2D"/>
    <w:pPr>
      <w:keepNext/>
      <w:keepLines/>
      <w:numPr>
        <w:ilvl w:val="2"/>
        <w:numId w:val="8"/>
      </w:numPr>
      <w:spacing w:before="60" w:after="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80A2D"/>
    <w:pPr>
      <w:keepNext/>
      <w:keepLines/>
      <w:numPr>
        <w:ilvl w:val="3"/>
        <w:numId w:val="8"/>
      </w:numPr>
      <w:spacing w:before="60" w:after="60"/>
      <w:outlineLvl w:val="3"/>
    </w:pPr>
    <w:rPr>
      <w:rFonts w:asciiTheme="majorHAnsi" w:eastAsiaTheme="majorEastAsia" w:hAnsiTheme="majorHAnsi" w:cstheme="majorBidi"/>
      <w:b/>
      <w:bCs/>
      <w:i/>
      <w:iCs/>
      <w:u w:val="single"/>
    </w:rPr>
  </w:style>
  <w:style w:type="paragraph" w:styleId="Heading5">
    <w:name w:val="heading 5"/>
    <w:basedOn w:val="Normal"/>
    <w:next w:val="Normal"/>
    <w:link w:val="Heading5Char"/>
    <w:uiPriority w:val="9"/>
    <w:semiHidden/>
    <w:unhideWhenUsed/>
    <w:qFormat/>
    <w:rsid w:val="00B23325"/>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325"/>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325"/>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325"/>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3325"/>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4C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C39"/>
    <w:rPr>
      <w:rFonts w:ascii="Tahoma" w:hAnsi="Tahoma" w:cs="Tahoma"/>
      <w:sz w:val="16"/>
      <w:szCs w:val="16"/>
    </w:rPr>
  </w:style>
  <w:style w:type="table" w:styleId="TableGrid">
    <w:name w:val="Table Grid"/>
    <w:basedOn w:val="TableNormal"/>
    <w:uiPriority w:val="59"/>
    <w:rsid w:val="004B4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32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80A2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0A2D"/>
    <w:rPr>
      <w:rFonts w:asciiTheme="majorHAnsi" w:eastAsiaTheme="majorEastAsia" w:hAnsiTheme="majorHAnsi" w:cstheme="majorBidi"/>
      <w:b/>
      <w:bCs/>
    </w:rPr>
  </w:style>
  <w:style w:type="paragraph" w:styleId="ListParagraph">
    <w:name w:val="List Paragraph"/>
    <w:basedOn w:val="Normal"/>
    <w:uiPriority w:val="34"/>
    <w:qFormat/>
    <w:rsid w:val="00DF4D47"/>
    <w:pPr>
      <w:ind w:left="720"/>
      <w:contextualSpacing/>
    </w:pPr>
  </w:style>
  <w:style w:type="paragraph" w:styleId="Header">
    <w:name w:val="header"/>
    <w:basedOn w:val="Normal"/>
    <w:link w:val="HeaderChar"/>
    <w:uiPriority w:val="99"/>
    <w:semiHidden/>
    <w:unhideWhenUsed/>
    <w:rsid w:val="00BE45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4512"/>
  </w:style>
  <w:style w:type="paragraph" w:styleId="Footer">
    <w:name w:val="footer"/>
    <w:basedOn w:val="Normal"/>
    <w:link w:val="FooterChar"/>
    <w:uiPriority w:val="99"/>
    <w:unhideWhenUsed/>
    <w:rsid w:val="00BE4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512"/>
  </w:style>
  <w:style w:type="character" w:styleId="Strong">
    <w:name w:val="Strong"/>
    <w:basedOn w:val="DefaultParagraphFont"/>
    <w:uiPriority w:val="22"/>
    <w:qFormat/>
    <w:rsid w:val="00BD474D"/>
    <w:rPr>
      <w:rFonts w:ascii="Cambria" w:hAnsi="Cambria"/>
    </w:rPr>
  </w:style>
  <w:style w:type="paragraph" w:styleId="TOCHeading">
    <w:name w:val="TOC Heading"/>
    <w:basedOn w:val="Heading1"/>
    <w:next w:val="Normal"/>
    <w:uiPriority w:val="39"/>
    <w:semiHidden/>
    <w:unhideWhenUsed/>
    <w:qFormat/>
    <w:rsid w:val="0069377B"/>
    <w:pPr>
      <w:numPr>
        <w:numId w:val="0"/>
      </w:numPr>
      <w:spacing w:before="480" w:after="0"/>
      <w:outlineLvl w:val="9"/>
    </w:pPr>
  </w:style>
  <w:style w:type="paragraph" w:styleId="TOC1">
    <w:name w:val="toc 1"/>
    <w:basedOn w:val="Normal"/>
    <w:next w:val="Normal"/>
    <w:autoRedefine/>
    <w:uiPriority w:val="39"/>
    <w:unhideWhenUsed/>
    <w:rsid w:val="0069377B"/>
    <w:pPr>
      <w:spacing w:after="100"/>
    </w:pPr>
  </w:style>
  <w:style w:type="paragraph" w:styleId="TOC2">
    <w:name w:val="toc 2"/>
    <w:basedOn w:val="Normal"/>
    <w:next w:val="Normal"/>
    <w:autoRedefine/>
    <w:uiPriority w:val="39"/>
    <w:unhideWhenUsed/>
    <w:rsid w:val="0069377B"/>
    <w:pPr>
      <w:spacing w:after="100"/>
      <w:ind w:left="220"/>
    </w:pPr>
  </w:style>
  <w:style w:type="character" w:styleId="Hyperlink">
    <w:name w:val="Hyperlink"/>
    <w:basedOn w:val="DefaultParagraphFont"/>
    <w:uiPriority w:val="99"/>
    <w:unhideWhenUsed/>
    <w:rsid w:val="0069377B"/>
    <w:rPr>
      <w:color w:val="0000FF" w:themeColor="hyperlink"/>
      <w:u w:val="single"/>
    </w:rPr>
  </w:style>
  <w:style w:type="character" w:customStyle="1" w:styleId="Heading4Char">
    <w:name w:val="Heading 4 Char"/>
    <w:basedOn w:val="DefaultParagraphFont"/>
    <w:link w:val="Heading4"/>
    <w:uiPriority w:val="9"/>
    <w:rsid w:val="00B80A2D"/>
    <w:rPr>
      <w:rFonts w:asciiTheme="majorHAnsi" w:eastAsiaTheme="majorEastAsia" w:hAnsiTheme="majorHAnsi" w:cstheme="majorBidi"/>
      <w:b/>
      <w:bCs/>
      <w:i/>
      <w:iCs/>
      <w:u w:val="single"/>
    </w:rPr>
  </w:style>
  <w:style w:type="character" w:customStyle="1" w:styleId="Heading5Char">
    <w:name w:val="Heading 5 Char"/>
    <w:basedOn w:val="DefaultParagraphFont"/>
    <w:link w:val="Heading5"/>
    <w:uiPriority w:val="9"/>
    <w:semiHidden/>
    <w:rsid w:val="00B233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33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33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33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325"/>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8869C8"/>
    <w:pPr>
      <w:spacing w:after="100"/>
      <w:ind w:left="440"/>
    </w:pPr>
  </w:style>
  <w:style w:type="paragraph" w:styleId="Title">
    <w:name w:val="Title"/>
    <w:basedOn w:val="Normal"/>
    <w:next w:val="Normal"/>
    <w:link w:val="TitleChar"/>
    <w:uiPriority w:val="10"/>
    <w:qFormat/>
    <w:rsid w:val="002E6A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6AA4"/>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FE6D1A"/>
    <w:pPr>
      <w:spacing w:before="60" w:after="60" w:line="240" w:lineRule="auto"/>
      <w:jc w:val="center"/>
    </w:pPr>
    <w:rPr>
      <w:b/>
      <w:bCs/>
      <w:color w:val="000000" w:themeColor="text1"/>
      <w:szCs w:val="18"/>
    </w:rPr>
  </w:style>
  <w:style w:type="paragraph" w:styleId="TableofFigures">
    <w:name w:val="table of figures"/>
    <w:basedOn w:val="Normal"/>
    <w:next w:val="Normal"/>
    <w:uiPriority w:val="99"/>
    <w:unhideWhenUsed/>
    <w:rsid w:val="00E5021F"/>
    <w:pPr>
      <w:spacing w:after="0"/>
    </w:pPr>
  </w:style>
  <w:style w:type="paragraph" w:styleId="TOC4">
    <w:name w:val="toc 4"/>
    <w:basedOn w:val="Normal"/>
    <w:next w:val="Normal"/>
    <w:autoRedefine/>
    <w:uiPriority w:val="39"/>
    <w:unhideWhenUsed/>
    <w:rsid w:val="00AE58C0"/>
    <w:pPr>
      <w:spacing w:after="100"/>
      <w:ind w:left="660"/>
    </w:pPr>
    <w:rPr>
      <w:rFonts w:eastAsiaTheme="minorEastAsia"/>
    </w:rPr>
  </w:style>
  <w:style w:type="paragraph" w:styleId="TOC5">
    <w:name w:val="toc 5"/>
    <w:basedOn w:val="Normal"/>
    <w:next w:val="Normal"/>
    <w:autoRedefine/>
    <w:uiPriority w:val="39"/>
    <w:unhideWhenUsed/>
    <w:rsid w:val="00AE58C0"/>
    <w:pPr>
      <w:spacing w:after="100"/>
      <w:ind w:left="880"/>
    </w:pPr>
    <w:rPr>
      <w:rFonts w:eastAsiaTheme="minorEastAsia"/>
    </w:rPr>
  </w:style>
  <w:style w:type="paragraph" w:styleId="TOC6">
    <w:name w:val="toc 6"/>
    <w:basedOn w:val="Normal"/>
    <w:next w:val="Normal"/>
    <w:autoRedefine/>
    <w:uiPriority w:val="39"/>
    <w:unhideWhenUsed/>
    <w:rsid w:val="00AE58C0"/>
    <w:pPr>
      <w:spacing w:after="100"/>
      <w:ind w:left="1100"/>
    </w:pPr>
    <w:rPr>
      <w:rFonts w:eastAsiaTheme="minorEastAsia"/>
    </w:rPr>
  </w:style>
  <w:style w:type="paragraph" w:styleId="TOC7">
    <w:name w:val="toc 7"/>
    <w:basedOn w:val="Normal"/>
    <w:next w:val="Normal"/>
    <w:autoRedefine/>
    <w:uiPriority w:val="39"/>
    <w:unhideWhenUsed/>
    <w:rsid w:val="00AE58C0"/>
    <w:pPr>
      <w:spacing w:after="100"/>
      <w:ind w:left="1320"/>
    </w:pPr>
    <w:rPr>
      <w:rFonts w:eastAsiaTheme="minorEastAsia"/>
    </w:rPr>
  </w:style>
  <w:style w:type="paragraph" w:styleId="TOC8">
    <w:name w:val="toc 8"/>
    <w:basedOn w:val="Normal"/>
    <w:next w:val="Normal"/>
    <w:autoRedefine/>
    <w:uiPriority w:val="39"/>
    <w:unhideWhenUsed/>
    <w:rsid w:val="00AE58C0"/>
    <w:pPr>
      <w:spacing w:after="100"/>
      <w:ind w:left="1540"/>
    </w:pPr>
    <w:rPr>
      <w:rFonts w:eastAsiaTheme="minorEastAsia"/>
    </w:rPr>
  </w:style>
  <w:style w:type="paragraph" w:styleId="TOC9">
    <w:name w:val="toc 9"/>
    <w:basedOn w:val="Normal"/>
    <w:next w:val="Normal"/>
    <w:autoRedefine/>
    <w:uiPriority w:val="39"/>
    <w:unhideWhenUsed/>
    <w:rsid w:val="00AE58C0"/>
    <w:pPr>
      <w:spacing w:after="100"/>
      <w:ind w:left="1760"/>
    </w:pPr>
    <w:rPr>
      <w:rFonts w:eastAsiaTheme="minorEastAsia"/>
    </w:rPr>
  </w:style>
  <w:style w:type="paragraph" w:styleId="NormalWeb">
    <w:name w:val="Normal (Web)"/>
    <w:basedOn w:val="Normal"/>
    <w:uiPriority w:val="99"/>
    <w:semiHidden/>
    <w:unhideWhenUsed/>
    <w:rsid w:val="007927DC"/>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74122013">
      <w:bodyDiv w:val="1"/>
      <w:marLeft w:val="0"/>
      <w:marRight w:val="0"/>
      <w:marTop w:val="0"/>
      <w:marBottom w:val="0"/>
      <w:divBdr>
        <w:top w:val="none" w:sz="0" w:space="0" w:color="auto"/>
        <w:left w:val="none" w:sz="0" w:space="0" w:color="auto"/>
        <w:bottom w:val="none" w:sz="0" w:space="0" w:color="auto"/>
        <w:right w:val="none" w:sz="0" w:space="0" w:color="auto"/>
      </w:divBdr>
      <w:divsChild>
        <w:div w:id="568806236">
          <w:marLeft w:val="0"/>
          <w:marRight w:val="0"/>
          <w:marTop w:val="0"/>
          <w:marBottom w:val="0"/>
          <w:divBdr>
            <w:top w:val="none" w:sz="0" w:space="0" w:color="auto"/>
            <w:left w:val="none" w:sz="0" w:space="0" w:color="auto"/>
            <w:bottom w:val="none" w:sz="0" w:space="0" w:color="auto"/>
            <w:right w:val="none" w:sz="0" w:space="0" w:color="auto"/>
          </w:divBdr>
        </w:div>
        <w:div w:id="384911829">
          <w:marLeft w:val="0"/>
          <w:marRight w:val="0"/>
          <w:marTop w:val="0"/>
          <w:marBottom w:val="0"/>
          <w:divBdr>
            <w:top w:val="none" w:sz="0" w:space="0" w:color="auto"/>
            <w:left w:val="none" w:sz="0" w:space="0" w:color="auto"/>
            <w:bottom w:val="none" w:sz="0" w:space="0" w:color="auto"/>
            <w:right w:val="none" w:sz="0" w:space="0" w:color="auto"/>
          </w:divBdr>
        </w:div>
        <w:div w:id="24870439">
          <w:marLeft w:val="0"/>
          <w:marRight w:val="0"/>
          <w:marTop w:val="0"/>
          <w:marBottom w:val="0"/>
          <w:divBdr>
            <w:top w:val="none" w:sz="0" w:space="0" w:color="auto"/>
            <w:left w:val="none" w:sz="0" w:space="0" w:color="auto"/>
            <w:bottom w:val="none" w:sz="0" w:space="0" w:color="auto"/>
            <w:right w:val="none" w:sz="0" w:space="0" w:color="auto"/>
          </w:divBdr>
        </w:div>
        <w:div w:id="1229802856">
          <w:marLeft w:val="0"/>
          <w:marRight w:val="0"/>
          <w:marTop w:val="0"/>
          <w:marBottom w:val="0"/>
          <w:divBdr>
            <w:top w:val="none" w:sz="0" w:space="0" w:color="auto"/>
            <w:left w:val="none" w:sz="0" w:space="0" w:color="auto"/>
            <w:bottom w:val="none" w:sz="0" w:space="0" w:color="auto"/>
            <w:right w:val="none" w:sz="0" w:space="0" w:color="auto"/>
          </w:divBdr>
        </w:div>
        <w:div w:id="472452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Office_Excel_Worksheet1.xlsx"/><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arling\Documents\Fam\_MinedSystems\_Sandler%20Sales%20System\Sandler%20Franchisee%20Metrics\Development\MSI%20Logo%20Graphic%202012-02-2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view3D>
      <c:rotX val="30"/>
      <c:perspective val="30"/>
    </c:view3D>
    <c:plotArea>
      <c:layout/>
      <c:pie3DChart>
        <c:varyColors val="1"/>
        <c:ser>
          <c:idx val="0"/>
          <c:order val="0"/>
          <c:dPt>
            <c:idx val="0"/>
            <c:spPr>
              <a:solidFill>
                <a:schemeClr val="tx2">
                  <a:lumMod val="75000"/>
                </a:schemeClr>
              </a:solidFill>
            </c:spPr>
          </c:dPt>
          <c:dPt>
            <c:idx val="1"/>
            <c:spPr>
              <a:solidFill>
                <a:srgbClr val="FF00FF"/>
              </a:solidFill>
            </c:spPr>
          </c:dPt>
          <c:dPt>
            <c:idx val="2"/>
            <c:spPr>
              <a:solidFill>
                <a:srgbClr val="66FF33"/>
              </a:solidFill>
            </c:spPr>
          </c:dPt>
          <c:dPt>
            <c:idx val="3"/>
            <c:spPr>
              <a:solidFill>
                <a:srgbClr val="6600FF"/>
              </a:solidFill>
            </c:spPr>
          </c:dPt>
          <c:dPt>
            <c:idx val="4"/>
            <c:spPr>
              <a:solidFill>
                <a:srgbClr val="FF9900"/>
              </a:solidFill>
            </c:spPr>
          </c:dPt>
          <c:val>
            <c:numRef>
              <c:f>Sheet2!$B$2:$B$6</c:f>
              <c:numCache>
                <c:formatCode>General</c:formatCode>
                <c:ptCount val="5"/>
                <c:pt idx="0">
                  <c:v>2</c:v>
                </c:pt>
                <c:pt idx="1">
                  <c:v>6</c:v>
                </c:pt>
                <c:pt idx="2">
                  <c:v>3</c:v>
                </c:pt>
                <c:pt idx="3">
                  <c:v>4</c:v>
                </c:pt>
                <c:pt idx="4">
                  <c:v>6</c:v>
                </c:pt>
              </c:numCache>
            </c:numRef>
          </c:val>
        </c:ser>
      </c:pie3DChart>
    </c:plotArea>
    <c:plotVisOnly val="1"/>
  </c:chart>
  <c:spPr>
    <a:noFill/>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F63E2-4F53-4E12-ABA7-C88141018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3673</Words>
  <Characters>20938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dc:creator>
  <cp:lastModifiedBy>Darling, Andrew</cp:lastModifiedBy>
  <cp:revision>2</cp:revision>
  <cp:lastPrinted>2012-08-15T21:48:00Z</cp:lastPrinted>
  <dcterms:created xsi:type="dcterms:W3CDTF">2012-09-27T21:31:00Z</dcterms:created>
  <dcterms:modified xsi:type="dcterms:W3CDTF">2012-09-27T21:31:00Z</dcterms:modified>
</cp:coreProperties>
</file>